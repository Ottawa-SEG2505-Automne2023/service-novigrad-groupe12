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CE417" w14:textId="77777777" w:rsidR="003A56FE" w:rsidRDefault="003A56FE">
      <w:pPr>
        <w:pStyle w:val="Heading"/>
        <w:spacing w:before="360" w:after="0"/>
        <w:rPr>
          <w:lang w:val="fr-FR"/>
          <w:rPrChange w:id="10" w:author="Microsoft Word" w:date="2023-12-06T16:30:00Z">
            <w:rPr>
              <w:lang w:val="fr-CA"/>
            </w:rPr>
          </w:rPrChange>
        </w:rPr>
        <w:pPrChange w:id="11" w:author="Microsoft Word" w:date="2023-12-06T16:30:00Z">
          <w:pPr>
            <w:pStyle w:val="Heading1"/>
            <w:spacing w:before="360" w:after="0"/>
            <w:ind w:left="-180"/>
          </w:pPr>
        </w:pPrChange>
      </w:pPr>
    </w:p>
    <w:p w14:paraId="63C72656" w14:textId="77777777" w:rsidR="003A56FE" w:rsidRDefault="003A56FE">
      <w:pPr>
        <w:pStyle w:val="Heading"/>
        <w:spacing w:before="360" w:after="0"/>
        <w:rPr>
          <w:lang w:val="fr-FR"/>
          <w:rPrChange w:id="12" w:author="Microsoft Word" w:date="2023-12-06T16:30:00Z">
            <w:rPr>
              <w:lang w:val="fr-CA"/>
            </w:rPr>
          </w:rPrChange>
        </w:rPr>
        <w:pPrChange w:id="13" w:author="Microsoft Word" w:date="2023-12-06T16:30:00Z">
          <w:pPr>
            <w:pStyle w:val="Heading1"/>
            <w:spacing w:before="360" w:after="0"/>
            <w:ind w:left="-180"/>
          </w:pPr>
        </w:pPrChange>
      </w:pPr>
    </w:p>
    <w:p w14:paraId="156B2A39" w14:textId="77777777" w:rsidR="009645C3" w:rsidRDefault="008E6C48">
      <w:pPr>
        <w:pStyle w:val="Heading"/>
        <w:spacing w:before="360" w:after="0"/>
        <w:rPr>
          <w:del w:id="14" w:author="Microsoft Word" w:date="2023-12-06T16:30:00Z"/>
        </w:rPr>
      </w:pPr>
      <w:del w:id="15" w:author="Microsoft Word" w:date="2023-12-06T16:30:00Z">
        <w:r>
          <w:rPr>
            <w:noProof/>
          </w:rPr>
          <mc:AlternateContent>
            <mc:Choice Requires="wpg">
              <w:drawing>
                <wp:anchor distT="57150" distB="57150" distL="57150" distR="57150" simplePos="0" relativeHeight="251677696" behindDoc="0" locked="0" layoutInCell="1" allowOverlap="1" wp14:anchorId="4B3F98AF" wp14:editId="61D15274">
                  <wp:simplePos x="0" y="0"/>
                  <wp:positionH relativeFrom="column">
                    <wp:posOffset>114300</wp:posOffset>
                  </wp:positionH>
                  <wp:positionV relativeFrom="line">
                    <wp:posOffset>786130</wp:posOffset>
                  </wp:positionV>
                  <wp:extent cx="5829300" cy="1933575"/>
                  <wp:effectExtent l="0" t="0" r="0" b="0"/>
                  <wp:wrapThrough wrapText="bothSides" distL="57150" distR="57150">
                    <wp:wrapPolygon edited="1">
                      <wp:start x="0" y="0"/>
                      <wp:lineTo x="21600" y="0"/>
                      <wp:lineTo x="21600" y="21600"/>
                      <wp:lineTo x="0" y="21600"/>
                      <wp:lineTo x="0" y="0"/>
                    </wp:wrapPolygon>
                  </wp:wrapThrough>
                  <wp:docPr id="1073741832" name="Group 1073741832" descr="Group 1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829300" cy="1933575"/>
                            <a:chOff x="0" y="0"/>
                            <a:chExt cx="5829300" cy="1933575"/>
                          </a:xfrm>
                        </wpg:grpSpPr>
                        <wps:wsp>
                          <wps:cNvPr id="1073741829" name="Rectangle 27"/>
                          <wps:cNvSpPr/>
                          <wps:spPr>
                            <a:xfrm>
                              <a:off x="0" y="0"/>
                              <a:ext cx="5829300" cy="1933575"/>
                            </a:xfrm>
                            <a:prstGeom prst="rect">
                              <a:avLst/>
                            </a:prstGeom>
                            <a:solidFill>
                              <a:srgbClr val="3B373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0" name="Rectangle 14"/>
                          <wps:cNvSpPr/>
                          <wps:spPr>
                            <a:xfrm>
                              <a:off x="43337" y="0"/>
                              <a:ext cx="72890" cy="948091"/>
                            </a:xfrm>
                            <a:prstGeom prst="rect">
                              <a:avLst/>
                            </a:prstGeom>
                            <a:solidFill>
                              <a:srgbClr val="8F001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1" name="Rectangle 17"/>
                          <wps:cNvSpPr/>
                          <wps:spPr>
                            <a:xfrm>
                              <a:off x="43337" y="1004179"/>
                              <a:ext cx="72890" cy="248954"/>
                            </a:xfrm>
                            <a:prstGeom prst="rect">
                              <a:avLst/>
                            </a:prstGeom>
                            <a:solidFill>
                              <a:srgbClr val="8F001A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oel="http://schemas.microsoft.com/office/2019/extlst">
              <w:pict>
                <v:group id="_x0000_s1026" style="visibility:visible;position:absolute;margin-left:9.0pt;margin-top:61.9pt;width:459.0pt;height:152.2pt;z-index:251659264;mso-position-horizontal:absolute;mso-position-horizontal-relative:text;mso-position-vertical:absolute;mso-position-vertical-relative:line;mso-wrap-distance-left:4.5pt;mso-wrap-distance-top:4.5pt;mso-wrap-distance-right:4.5pt;mso-wrap-distance-bottom:4.5pt;" coordorigin="0,0" coordsize="5829300,1933575">
                  <w10:wrap type="through" side="bothSides" anchorx="text"/>
                  <v:rect id="_x0000_s1027" style="position:absolute;left:0;top:0;width:5829300;height:1933575;">
                    <v:fill color="#3B373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28" style="position:absolute;left:43337;top:0;width:72889;height:948091;">
                    <v:fill color="#8F001A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29" style="position:absolute;left:43337;top:1004180;width:72889;height:248953;">
                    <v:fill color="#8F001A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</v:group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0" distR="0" simplePos="0" relativeHeight="251678720" behindDoc="0" locked="0" layoutInCell="1" allowOverlap="1" wp14:anchorId="36552706" wp14:editId="7BC6E6D2">
                  <wp:simplePos x="0" y="0"/>
                  <wp:positionH relativeFrom="column">
                    <wp:posOffset>219075</wp:posOffset>
                  </wp:positionH>
                  <wp:positionV relativeFrom="line">
                    <wp:posOffset>805179</wp:posOffset>
                  </wp:positionV>
                  <wp:extent cx="5724525" cy="2105025"/>
                  <wp:effectExtent l="0" t="0" r="0" b="0"/>
                  <wp:wrapNone/>
                  <wp:docPr id="1073741833" name="Text Box 1073741833" descr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724525" cy="210502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6CBDCF0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16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17" w:author="Microsoft Word" w:date="2023-12-06T16:30:00Z">
                                <w:r>
                                  <w:delText>Livrable</w:delText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4</w:delText>
                                </w:r>
                              </w:del>
                            </w:p>
                            <w:p w14:paraId="45E7BFCD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18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19" w:author="Microsoft Word" w:date="2023-12-06T16:30:00Z">
                                <w:r>
                                  <w:delText>Sigle du cours </w:delText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SEG2505</w:delText>
                                </w:r>
                              </w:del>
                            </w:p>
                            <w:p w14:paraId="66B5E26D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0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21" w:author="Microsoft Word" w:date="2023-12-06T16:30:00Z">
                                <w:r>
                                  <w:delText>Professeur</w:delText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Aziz Oukaira</w:delText>
                                </w:r>
                              </w:del>
                            </w:p>
                            <w:p w14:paraId="6ABC7052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2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23" w:author="Microsoft Word" w:date="2023-12-06T16:30:00Z"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Assistant (e)</w:delText>
                                </w:r>
                              </w:del>
                            </w:p>
                            <w:p w14:paraId="5A2DFC3D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4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25" w:author="Microsoft Word" w:date="2023-12-06T16:30:00Z">
                                <w:r>
                                  <w:delText>Groupe</w:delText>
                                </w:r>
                                <w:r>
                                  <w:tab/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Gregory Price</w:delText>
                                </w:r>
                              </w:del>
                            </w:p>
                            <w:p w14:paraId="31329311" w14:textId="77777777" w:rsidR="009645C3" w:rsidRDefault="008E6C48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6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  <w:del w:id="27" w:author="Microsoft Word" w:date="2023-12-06T16:30:00Z"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/>
                                    <w:spacing w:val="4"/>
                                    <w:sz w:val="28"/>
                                    <w:szCs w:val="28"/>
                                    <w:u w:color="FFFFFF"/>
                                  </w:rPr>
                                  <w:delText>G12</w:delText>
                                </w:r>
                              </w:del>
                            </w:p>
                            <w:p w14:paraId="7C40C405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8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</w:p>
                            <w:p w14:paraId="5BACF3A5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29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pacing w:val="4"/>
                                  <w:sz w:val="28"/>
                                  <w:szCs w:val="28"/>
                                  <w:u w:color="FFFFFF"/>
                                </w:rPr>
                              </w:pPr>
                            </w:p>
                            <w:p w14:paraId="150BD64A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30" w:author="Microsoft Word" w:date="2023-12-06T16:30:00Z"/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28"/>
                                  <w:szCs w:val="28"/>
                                  <w:u w:color="FFFFFF"/>
                                </w:rPr>
                              </w:pPr>
                            </w:p>
                            <w:p w14:paraId="02288417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31" w:author="Microsoft Word" w:date="2023-12-06T16:30:00Z"/>
                                  <w:rFonts w:ascii="Arial" w:eastAsia="Arial" w:hAnsi="Arial" w:cs="Arial"/>
                                  <w:color w:val="FFFFFF"/>
                                  <w:sz w:val="56"/>
                                  <w:szCs w:val="56"/>
                                  <w:u w:color="FFFFFF"/>
                                </w:rPr>
                              </w:pPr>
                            </w:p>
                            <w:p w14:paraId="67602A77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32" w:author="Microsoft Word" w:date="2023-12-06T16:30:00Z"/>
                                  <w:rFonts w:ascii="Arial" w:eastAsia="Arial" w:hAnsi="Arial" w:cs="Arial"/>
                                  <w:color w:val="FFFFFF"/>
                                  <w:sz w:val="56"/>
                                  <w:szCs w:val="56"/>
                                  <w:u w:color="FFFFFF"/>
                                </w:rPr>
                              </w:pPr>
                            </w:p>
                            <w:p w14:paraId="6F49F557" w14:textId="77777777" w:rsidR="009645C3" w:rsidRDefault="009645C3">
                              <w:pPr>
                                <w:pStyle w:val="Body"/>
                                <w:widowControl w:val="0"/>
                                <w:spacing w:after="280"/>
                                <w:rPr>
                                  <w:del w:id="33" w:author="Microsoft Word" w:date="2023-12-06T16:30:00Z"/>
                                </w:rPr>
                              </w:pP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36552706" id="_x0000_t202" coordsize="21600,21600" o:spt="202" path="m,l,21600r21600,l21600,xe">
                  <v:stroke joinstyle="miter"/>
                  <v:path gradientshapeok="t" o:connecttype="rect"/>
                </v:shapetype>
                <v:shape id="Text Box 1073741833" o:spid="_x0000_s1026" type="#_x0000_t202" alt="Text Box 8" style="position:absolute;margin-left:17.25pt;margin-top:63.4pt;width:450.75pt;height:165.75pt;z-index:25167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" filled="f" stroked="f" strokeweight="1pt">
                  <v:stroke miterlimit="4"/>
                  <v:textbox inset="1.27mm,1.27mm,1.27mm,1.27mm">
                    <w:txbxContent>
                      <w:p w14:paraId="36CBDCF0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34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35" w:author="Microsoft Word" w:date="2023-12-06T16:30:00Z">
                          <w:r>
                            <w:delText>Livrable</w:delText>
                          </w:r>
                          <w:r>
                            <w:tab/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4</w:delText>
                          </w:r>
                        </w:del>
                      </w:p>
                      <w:p w14:paraId="45E7BFCD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36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37" w:author="Microsoft Word" w:date="2023-12-06T16:30:00Z">
                          <w:r>
                            <w:delText>Sigle du cours </w:delText>
                          </w:r>
                          <w:r>
                            <w:tab/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SEG2505</w:delText>
                          </w:r>
                        </w:del>
                      </w:p>
                      <w:p w14:paraId="66B5E26D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38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39" w:author="Microsoft Word" w:date="2023-12-06T16:30:00Z">
                          <w:r>
                            <w:delText>Professeur</w:delText>
                          </w:r>
                          <w:r>
                            <w:tab/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Aziz Oukaira</w:delText>
                          </w:r>
                        </w:del>
                      </w:p>
                      <w:p w14:paraId="6ABC7052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40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41" w:author="Microsoft Word" w:date="2023-12-06T16:30:00Z"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Assistant (e)</w:delText>
                          </w:r>
                        </w:del>
                      </w:p>
                      <w:p w14:paraId="5A2DFC3D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42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43" w:author="Microsoft Word" w:date="2023-12-06T16:30:00Z">
                          <w:r>
                            <w:delText>Groupe</w:delText>
                          </w:r>
                          <w:r>
                            <w:tab/>
                          </w:r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Gregory Price</w:delText>
                          </w:r>
                        </w:del>
                      </w:p>
                      <w:p w14:paraId="31329311" w14:textId="77777777" w:rsidR="009645C3" w:rsidRDefault="008E6C48">
                        <w:pPr>
                          <w:pStyle w:val="Body"/>
                          <w:widowControl w:val="0"/>
                          <w:spacing w:after="280"/>
                          <w:rPr>
                            <w:del w:id="44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  <w:del w:id="45" w:author="Microsoft Word" w:date="2023-12-06T16:30:00Z">
                          <w:r>
                            <w:rPr>
                              <w:rFonts w:ascii="Arial" w:hAnsi="Arial"/>
                              <w:b/>
                              <w:bCs/>
                              <w:color w:val="FFFFFF"/>
                              <w:spacing w:val="4"/>
                              <w:sz w:val="28"/>
                              <w:szCs w:val="28"/>
                              <w:u w:color="FFFFFF"/>
                            </w:rPr>
                            <w:delText>G12</w:delText>
                          </w:r>
                        </w:del>
                      </w:p>
                      <w:p w14:paraId="7C40C405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46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</w:p>
                      <w:p w14:paraId="5BACF3A5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47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pacing w:val="4"/>
                            <w:sz w:val="28"/>
                            <w:szCs w:val="28"/>
                            <w:u w:color="FFFFFF"/>
                          </w:rPr>
                        </w:pPr>
                      </w:p>
                      <w:p w14:paraId="150BD64A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48" w:author="Microsoft Word" w:date="2023-12-06T16:30:00Z"/>
                            <w:rFonts w:ascii="Arial" w:eastAsia="Arial" w:hAnsi="Arial" w:cs="Arial"/>
                            <w:b/>
                            <w:bCs/>
                            <w:color w:val="FFFFFF"/>
                            <w:sz w:val="28"/>
                            <w:szCs w:val="28"/>
                            <w:u w:color="FFFFFF"/>
                          </w:rPr>
                        </w:pPr>
                      </w:p>
                      <w:p w14:paraId="02288417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49" w:author="Microsoft Word" w:date="2023-12-06T16:30:00Z"/>
                            <w:rFonts w:ascii="Arial" w:eastAsia="Arial" w:hAnsi="Arial" w:cs="Arial"/>
                            <w:color w:val="FFFFFF"/>
                            <w:sz w:val="56"/>
                            <w:szCs w:val="56"/>
                            <w:u w:color="FFFFFF"/>
                          </w:rPr>
                        </w:pPr>
                      </w:p>
                      <w:p w14:paraId="67602A77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50" w:author="Microsoft Word" w:date="2023-12-06T16:30:00Z"/>
                            <w:rFonts w:ascii="Arial" w:eastAsia="Arial" w:hAnsi="Arial" w:cs="Arial"/>
                            <w:color w:val="FFFFFF"/>
                            <w:sz w:val="56"/>
                            <w:szCs w:val="56"/>
                            <w:u w:color="FFFFFF"/>
                          </w:rPr>
                        </w:pPr>
                      </w:p>
                      <w:p w14:paraId="6F49F557" w14:textId="77777777" w:rsidR="009645C3" w:rsidRDefault="009645C3">
                        <w:pPr>
                          <w:pStyle w:val="Body"/>
                          <w:widowControl w:val="0"/>
                          <w:spacing w:after="280"/>
                          <w:rPr>
                            <w:del w:id="51" w:author="Microsoft Word" w:date="2023-12-06T16:30:00Z"/>
                          </w:rPr>
                        </w:pPr>
                      </w:p>
                    </w:txbxContent>
                  </v:textbox>
                  <w10:wrap anchory="line"/>
                </v:shape>
              </w:pict>
            </mc:Fallback>
          </mc:AlternateContent>
        </w:r>
      </w:del>
    </w:p>
    <w:p w14:paraId="6A16A53B" w14:textId="5F9F12F5" w:rsidR="003A56FE" w:rsidRPr="008E6C48" w:rsidRDefault="00180258" w:rsidP="003A56FE">
      <w:pPr>
        <w:pStyle w:val="Heading1"/>
        <w:spacing w:before="360" w:after="0"/>
        <w:ind w:left="-180"/>
        <w:rPr>
          <w:ins w:id="52" w:author="Microsoft Word" w:date="2023-12-06T16:30:00Z"/>
          <w:lang w:val="fr-CA"/>
        </w:rPr>
      </w:pPr>
      <w:bookmarkStart w:id="53" w:name="_Toc152774181"/>
      <w:ins w:id="54" w:author="Microsoft Word" w:date="2023-12-06T16:30:00Z">
        <w:r w:rsidRPr="008E6C48">
          <w:rPr>
            <w:noProof/>
            <w:lang w:val="fr-CA" w:eastAsia="fr-CA"/>
          </w:rPr>
          <mc:AlternateContent>
            <mc:Choice Requires="wpg">
              <w:drawing>
                <wp:anchor distT="0" distB="0" distL="114300" distR="114300" simplePos="0" relativeHeight="251655168" behindDoc="0" locked="0" layoutInCell="1" allowOverlap="1" wp14:anchorId="6C85A1E3" wp14:editId="38ECE881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786130</wp:posOffset>
                  </wp:positionV>
                  <wp:extent cx="5829300" cy="1933575"/>
                  <wp:effectExtent l="0" t="0" r="0" b="9525"/>
                  <wp:wrapThrough wrapText="bothSides">
                    <wp:wrapPolygon edited="0">
                      <wp:start x="0" y="0"/>
                      <wp:lineTo x="0" y="21494"/>
                      <wp:lineTo x="21529" y="21494"/>
                      <wp:lineTo x="21529" y="0"/>
                      <wp:lineTo x="0" y="0"/>
                    </wp:wrapPolygon>
                  </wp:wrapThrough>
                  <wp:docPr id="11" name="Group 1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5829300" cy="1933575"/>
                            <a:chOff x="-46438" y="0"/>
                            <a:chExt cx="6246382" cy="2495550"/>
                          </a:xfrm>
                        </wpg:grpSpPr>
                        <wps:wsp>
                          <wps:cNvPr id="28" name="Rectangle 27"/>
                          <wps:cNvSpPr/>
                          <wps:spPr bwMode="auto">
                            <a:xfrm>
                              <a:off x="-46438" y="0"/>
                              <a:ext cx="6246382" cy="2495550"/>
                            </a:xfrm>
                            <a:prstGeom prst="rect">
                              <a:avLst/>
                            </a:prstGeom>
                            <a:solidFill>
                              <a:srgbClr val="3B3734"/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91440" tIns="45720" rIns="91440" bIns="45720" numCol="1" rtlCol="0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5" name="Rectangle 14"/>
                          <wps:cNvSpPr/>
                          <wps:spPr bwMode="auto">
                            <a:xfrm>
                              <a:off x="0" y="0"/>
                              <a:ext cx="78105" cy="1223645"/>
                            </a:xfrm>
                            <a:prstGeom prst="rect">
                              <a:avLst/>
                            </a:prstGeom>
                            <a:solidFill>
                              <a:srgbClr val="8F001A"/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vert="horz" wrap="square" lIns="91440" tIns="45720" rIns="91440" bIns="45720" numCol="1" rtlCol="0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8" name="Rectangle 17"/>
                          <wps:cNvSpPr/>
                          <wps:spPr bwMode="auto">
                            <a:xfrm>
                              <a:off x="0" y="1296035"/>
                              <a:ext cx="78105" cy="321310"/>
                            </a:xfrm>
                            <a:prstGeom prst="rect">
                              <a:avLst/>
                            </a:prstGeom>
                            <a:solidFill>
                              <a:srgbClr val="8F001A"/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E6D6E8" w14:textId="77777777" w:rsidR="00EC4C57" w:rsidRDefault="00EC4C57" w:rsidP="003A56FE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right"/>
                                  <w:textAlignment w:val="baseline"/>
                                  <w:rPr>
                                    <w:ins w:id="55" w:author="Microsoft Word" w:date="2023-12-06T16:30:00Z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rtlCol="0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6C85A1E3" id="Group 11" o:spid="_x0000_s1027" style="position:absolute;left:0;text-align:left;margin-left:9pt;margin-top:61.9pt;width:459pt;height:152.25pt;z-index:251655168;mso-width-relative:margin;mso-height-relative:margin" coordorigin="-464" coordsize="62463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">
                  <v:rect id="Rectangle 27" o:spid="_x0000_s1028" style="position:absolute;left:-464;width:62463;height:24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" fillcolor="#3b3734" stroked="f" strokeweight="2pt"/>
                  <v:rect id="Rectangle 14" o:spid="_x0000_s1029" style="position:absolute;width:781;height:1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" fillcolor="#8f001a" stroked="f" strokeweight="2pt"/>
                  <v:rect id="Rectangle 17" o:spid="_x0000_s1030" style="position:absolute;top:12960;width:781;height:3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" fillcolor="#8f001a" stroked="f" strokeweight="2pt">
                    <v:textbox>
                      <w:txbxContent>
                        <w:p w14:paraId="21E6D6E8" w14:textId="77777777" w:rsidR="00EC4C57" w:rsidRDefault="00EC4C57" w:rsidP="003A56FE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right"/>
                            <w:textAlignment w:val="baseline"/>
                            <w:rPr>
                              <w:ins w:id="56" w:author="Microsoft Word" w:date="2023-12-06T16:30:00Z"/>
                            </w:rPr>
                          </w:pPr>
                        </w:p>
                      </w:txbxContent>
                    </v:textbox>
                  </v:rect>
                  <w10:wrap type="through"/>
                </v:group>
              </w:pict>
            </mc:Fallback>
          </mc:AlternateContent>
        </w:r>
        <w:r w:rsidR="0064371F" w:rsidRPr="008E6C48">
          <w:rPr>
            <w:noProof/>
            <w:lang w:val="fr-CA" w:eastAsia="fr-CA"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6CB04783" wp14:editId="6E8F701B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805179</wp:posOffset>
                  </wp:positionV>
                  <wp:extent cx="5724525" cy="2105025"/>
                  <wp:effectExtent l="0" t="0" r="0" b="9525"/>
                  <wp:wrapNone/>
                  <wp:docPr id="8" name="Text Box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7245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oel="http://schemas.microsoft.com/office/2019/extlst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W w:w="9923" w:type="dxa"/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802"/>
                                <w:gridCol w:w="7121"/>
                              </w:tblGrid>
                              <w:tr w:rsidR="001970B6" w:rsidRPr="002078A8" w14:paraId="3C504E5E" w14:textId="77777777" w:rsidTr="00CE7BA4">
                                <w:trPr>
                                  <w:trHeight w:val="348"/>
                                  <w:ins w:id="57" w:author="Microsoft Word" w:date="2023-12-06T16:30:00Z"/>
                                </w:trPr>
                                <w:tc>
                                  <w:tcPr>
                                    <w:tcW w:w="2802" w:type="dxa"/>
                                    <w:hideMark/>
                                  </w:tcPr>
                                  <w:p w14:paraId="69FF7FD5" w14:textId="7F99D71E" w:rsidR="001970B6" w:rsidRPr="001970B6" w:rsidRDefault="0033430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58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59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L</w:t>
                                      </w:r>
                                      <w:r w:rsidR="00C73E6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ivrable</w:t>
                                      </w:r>
                                    </w:ins>
                                  </w:p>
                                </w:tc>
                                <w:tc>
                                  <w:tcPr>
                                    <w:tcW w:w="7121" w:type="dxa"/>
                                    <w:hideMark/>
                                  </w:tcPr>
                                  <w:p w14:paraId="09D7F14A" w14:textId="32976E20" w:rsidR="001970B6" w:rsidRPr="001970B6" w:rsidRDefault="00C73E63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60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61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4</w:t>
                                      </w:r>
                                    </w:ins>
                                  </w:p>
                                </w:tc>
                              </w:tr>
                              <w:tr w:rsidR="001970B6" w:rsidRPr="002078A8" w14:paraId="0D0D3825" w14:textId="77777777" w:rsidTr="00CE7BA4">
                                <w:trPr>
                                  <w:trHeight w:val="80"/>
                                  <w:ins w:id="62" w:author="Microsoft Word" w:date="2023-12-06T16:30:00Z"/>
                                </w:trPr>
                                <w:tc>
                                  <w:tcPr>
                                    <w:tcW w:w="2802" w:type="dxa"/>
                                    <w:hideMark/>
                                  </w:tcPr>
                                  <w:p w14:paraId="6FDB459C" w14:textId="289E2E37" w:rsidR="001970B6" w:rsidRPr="001970B6" w:rsidRDefault="001970B6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63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64" w:author="Microsoft Word" w:date="2023-12-06T16:30:00Z">
                                      <w:r w:rsidRPr="001970B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Sigle du cours </w:t>
                                      </w:r>
                                    </w:ins>
                                  </w:p>
                                </w:tc>
                                <w:tc>
                                  <w:tcPr>
                                    <w:tcW w:w="7121" w:type="dxa"/>
                                    <w:hideMark/>
                                  </w:tcPr>
                                  <w:p w14:paraId="4A0A6D3A" w14:textId="24C4A8E9" w:rsidR="001970B6" w:rsidRPr="001970B6" w:rsidRDefault="0018025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65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66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SEG2505</w:t>
                                      </w:r>
                                    </w:ins>
                                  </w:p>
                                </w:tc>
                              </w:tr>
                              <w:tr w:rsidR="001970B6" w:rsidRPr="001970B6" w14:paraId="23253E82" w14:textId="77777777" w:rsidTr="00CE7BA4">
                                <w:trPr>
                                  <w:trHeight w:val="80"/>
                                  <w:ins w:id="67" w:author="Microsoft Word" w:date="2023-12-06T16:30:00Z"/>
                                </w:trPr>
                                <w:tc>
                                  <w:tcPr>
                                    <w:tcW w:w="2802" w:type="dxa"/>
                                    <w:hideMark/>
                                  </w:tcPr>
                                  <w:p w14:paraId="58BDC3B3" w14:textId="77777777" w:rsidR="001970B6" w:rsidRPr="001970B6" w:rsidRDefault="001970B6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68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69" w:author="Microsoft Word" w:date="2023-12-06T16:30:00Z">
                                      <w:r w:rsidRPr="001970B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Professeur</w:t>
                                      </w:r>
                                    </w:ins>
                                  </w:p>
                                </w:tc>
                                <w:tc>
                                  <w:tcPr>
                                    <w:tcW w:w="7121" w:type="dxa"/>
                                    <w:hideMark/>
                                  </w:tcPr>
                                  <w:p w14:paraId="03099EFF" w14:textId="77777777" w:rsidR="001970B6" w:rsidRPr="001970B6" w:rsidRDefault="001970B6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70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71" w:author="Microsoft Word" w:date="2023-12-06T16:30:00Z">
                                      <w:r w:rsidRPr="001970B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 xml:space="preserve">Aziz </w:t>
                                      </w:r>
                                      <w:proofErr w:type="spellStart"/>
                                      <w:r w:rsidRPr="001970B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Oukaira</w:t>
                                      </w:r>
                                      <w:proofErr w:type="spellEnd"/>
                                    </w:ins>
                                  </w:p>
                                </w:tc>
                              </w:tr>
                              <w:tr w:rsidR="001970B6" w:rsidRPr="001970B6" w14:paraId="0CCA4CD1" w14:textId="77777777" w:rsidTr="00CE7BA4">
                                <w:trPr>
                                  <w:trHeight w:val="80"/>
                                  <w:ins w:id="72" w:author="Microsoft Word" w:date="2023-12-06T16:30:00Z"/>
                                </w:trPr>
                                <w:tc>
                                  <w:tcPr>
                                    <w:tcW w:w="2802" w:type="dxa"/>
                                    <w:hideMark/>
                                  </w:tcPr>
                                  <w:p w14:paraId="11D39594" w14:textId="77777777" w:rsidR="001970B6" w:rsidRDefault="001970B6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73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74" w:author="Microsoft Word" w:date="2023-12-06T16:30:00Z">
                                      <w:r w:rsidRPr="001970B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Assistant</w:t>
                                      </w:r>
                                      <w:r w:rsidR="00C30FA5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 xml:space="preserve"> (e)</w:t>
                                      </w:r>
                                    </w:ins>
                                  </w:p>
                                  <w:p w14:paraId="66DBB899" w14:textId="249D3CE7" w:rsidR="00180258" w:rsidRPr="001970B6" w:rsidRDefault="0018025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75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76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Groupe</w:t>
                                      </w:r>
                                    </w:ins>
                                  </w:p>
                                </w:tc>
                                <w:tc>
                                  <w:tcPr>
                                    <w:tcW w:w="7121" w:type="dxa"/>
                                    <w:hideMark/>
                                  </w:tcPr>
                                  <w:p w14:paraId="78A031E5" w14:textId="5A7ACCD5" w:rsidR="001970B6" w:rsidRDefault="009A1576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77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78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Gregory Price</w:t>
                                      </w:r>
                                    </w:ins>
                                  </w:p>
                                  <w:p w14:paraId="4DBFD3F9" w14:textId="2F3D6C18" w:rsidR="00180258" w:rsidRDefault="0018025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79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  <w:ins w:id="80" w:author="Microsoft Word" w:date="2023-12-06T16:30:00Z"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G</w:t>
                                      </w:r>
                                      <w:r w:rsidR="00F3662D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CA"/>
                                        </w:rPr>
                                        <w:t>12</w:t>
                                      </w:r>
                                    </w:ins>
                                  </w:p>
                                  <w:p w14:paraId="0B28F04D" w14:textId="77777777" w:rsidR="00180258" w:rsidRDefault="0018025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81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</w:p>
                                  <w:p w14:paraId="1645BF58" w14:textId="34A72450" w:rsidR="00180258" w:rsidRPr="001970B6" w:rsidRDefault="00180258" w:rsidP="001970B6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280"/>
                                      <w:rPr>
                                        <w:ins w:id="82" w:author="Microsoft Word" w:date="2023-12-06T16:30:00Z"/>
                                        <w:rFonts w:ascii="Arial" w:hAnsi="Arial" w:cs="Arial"/>
                                        <w:b/>
                                        <w:bCs/>
                                        <w:color w:val="FFFFFF" w:themeColor="background1"/>
                                        <w:sz w:val="28"/>
                                        <w:szCs w:val="28"/>
                                        <w:lang w:val="fr-C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D7198CB" w14:textId="77777777" w:rsidR="001970B6" w:rsidRPr="001970B6" w:rsidRDefault="001970B6" w:rsidP="003A56F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3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</w:p>
                            <w:p w14:paraId="0BD98225" w14:textId="77777777" w:rsidR="001970B6" w:rsidRDefault="001970B6" w:rsidP="003A56F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4" w:author="Microsoft Word" w:date="2023-12-06T16:30:00Z"/>
                                  <w:rFonts w:ascii="Arial" w:hAnsi="Arial" w:cs="Arial"/>
                                  <w:color w:val="FFFFFF" w:themeColor="background1"/>
                                  <w:sz w:val="56"/>
                                  <w:szCs w:val="56"/>
                                  <w:lang w:val="fr-CA"/>
                                </w:rPr>
                              </w:pPr>
                            </w:p>
                            <w:p w14:paraId="5934EC4B" w14:textId="77777777" w:rsidR="001970B6" w:rsidRDefault="001970B6" w:rsidP="003A56F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5" w:author="Microsoft Word" w:date="2023-12-06T16:30:00Z"/>
                                  <w:rFonts w:ascii="Arial" w:hAnsi="Arial" w:cs="Arial"/>
                                  <w:color w:val="FFFFFF" w:themeColor="background1"/>
                                  <w:sz w:val="56"/>
                                  <w:szCs w:val="56"/>
                                  <w:lang w:val="fr-CA"/>
                                </w:rPr>
                              </w:pPr>
                            </w:p>
                            <w:p w14:paraId="58863601" w14:textId="2FD2A6E5" w:rsidR="001970B6" w:rsidRDefault="001970B6" w:rsidP="003A56F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6" w:author="Microsoft Word" w:date="2023-12-06T16:30:00Z"/>
                                  <w:rFonts w:ascii="Arial" w:hAnsi="Arial" w:cs="Arial"/>
                                  <w:color w:val="FFFFFF" w:themeColor="background1"/>
                                  <w:sz w:val="56"/>
                                  <w:szCs w:val="56"/>
                                  <w:lang w:val="fr-CA"/>
                                </w:rPr>
                              </w:pPr>
                            </w:p>
                            <w:p w14:paraId="3F597390" w14:textId="77777777" w:rsidR="001970B6" w:rsidRPr="001970B6" w:rsidRDefault="001970B6" w:rsidP="003A56F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7" w:author="Microsoft Word" w:date="2023-12-06T16:30:00Z"/>
                                  <w:rFonts w:ascii="Arial" w:hAnsi="Arial" w:cs="Arial"/>
                                  <w:color w:val="FFFFFF" w:themeColor="background1"/>
                                  <w:sz w:val="56"/>
                                  <w:szCs w:val="56"/>
                                  <w:lang w:val="fr-C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6CB04783" id="Text Box 8" o:spid="_x0000_s1031" type="#_x0000_t202" style="position:absolute;left:0;text-align:left;margin-left:17.25pt;margin-top:63.4pt;width:450.75pt;height:16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" filled="f" stroked="f">
                  <v:textbox>
                    <w:txbxContent>
                      <w:tbl>
                        <w:tblPr>
                          <w:tblW w:w="9923" w:type="dxa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2802"/>
                          <w:gridCol w:w="7121"/>
                        </w:tblGrid>
                        <w:tr w:rsidR="001970B6" w:rsidRPr="002078A8" w14:paraId="3C504E5E" w14:textId="77777777" w:rsidTr="00CE7BA4">
                          <w:trPr>
                            <w:trHeight w:val="348"/>
                            <w:ins w:id="88" w:author="Microsoft Word" w:date="2023-12-06T16:30:00Z"/>
                          </w:trPr>
                          <w:tc>
                            <w:tcPr>
                              <w:tcW w:w="2802" w:type="dxa"/>
                              <w:hideMark/>
                            </w:tcPr>
                            <w:p w14:paraId="69FF7FD5" w14:textId="7F99D71E" w:rsidR="001970B6" w:rsidRPr="001970B6" w:rsidRDefault="0033430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89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90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L</w:t>
                                </w:r>
                                <w:r w:rsidR="00C73E63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ivrable</w:t>
                                </w:r>
                              </w:ins>
                            </w:p>
                          </w:tc>
                          <w:tc>
                            <w:tcPr>
                              <w:tcW w:w="7121" w:type="dxa"/>
                              <w:hideMark/>
                            </w:tcPr>
                            <w:p w14:paraId="09D7F14A" w14:textId="32976E20" w:rsidR="001970B6" w:rsidRPr="001970B6" w:rsidRDefault="00C73E63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91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92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4</w:t>
                                </w:r>
                              </w:ins>
                            </w:p>
                          </w:tc>
                        </w:tr>
                        <w:tr w:rsidR="001970B6" w:rsidRPr="002078A8" w14:paraId="0D0D3825" w14:textId="77777777" w:rsidTr="00CE7BA4">
                          <w:trPr>
                            <w:trHeight w:val="80"/>
                            <w:ins w:id="93" w:author="Microsoft Word" w:date="2023-12-06T16:30:00Z"/>
                          </w:trPr>
                          <w:tc>
                            <w:tcPr>
                              <w:tcW w:w="2802" w:type="dxa"/>
                              <w:hideMark/>
                            </w:tcPr>
                            <w:p w14:paraId="6FDB459C" w14:textId="289E2E37" w:rsidR="001970B6" w:rsidRPr="001970B6" w:rsidRDefault="001970B6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94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95" w:author="Microsoft Word" w:date="2023-12-06T16:30:00Z">
                                <w:r w:rsidRPr="001970B6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Sigle du cours </w:t>
                                </w:r>
                              </w:ins>
                            </w:p>
                          </w:tc>
                          <w:tc>
                            <w:tcPr>
                              <w:tcW w:w="7121" w:type="dxa"/>
                              <w:hideMark/>
                            </w:tcPr>
                            <w:p w14:paraId="4A0A6D3A" w14:textId="24C4A8E9" w:rsidR="001970B6" w:rsidRPr="001970B6" w:rsidRDefault="0018025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96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97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SEG2505</w:t>
                                </w:r>
                              </w:ins>
                            </w:p>
                          </w:tc>
                        </w:tr>
                        <w:tr w:rsidR="001970B6" w:rsidRPr="001970B6" w14:paraId="23253E82" w14:textId="77777777" w:rsidTr="00CE7BA4">
                          <w:trPr>
                            <w:trHeight w:val="80"/>
                            <w:ins w:id="98" w:author="Microsoft Word" w:date="2023-12-06T16:30:00Z"/>
                          </w:trPr>
                          <w:tc>
                            <w:tcPr>
                              <w:tcW w:w="2802" w:type="dxa"/>
                              <w:hideMark/>
                            </w:tcPr>
                            <w:p w14:paraId="58BDC3B3" w14:textId="77777777" w:rsidR="001970B6" w:rsidRPr="001970B6" w:rsidRDefault="001970B6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99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00" w:author="Microsoft Word" w:date="2023-12-06T16:30:00Z">
                                <w:r w:rsidRPr="001970B6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Professeur</w:t>
                                </w:r>
                              </w:ins>
                            </w:p>
                          </w:tc>
                          <w:tc>
                            <w:tcPr>
                              <w:tcW w:w="7121" w:type="dxa"/>
                              <w:hideMark/>
                            </w:tcPr>
                            <w:p w14:paraId="03099EFF" w14:textId="77777777" w:rsidR="001970B6" w:rsidRPr="001970B6" w:rsidRDefault="001970B6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01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02" w:author="Microsoft Word" w:date="2023-12-06T16:30:00Z">
                                <w:r w:rsidRPr="001970B6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 xml:space="preserve">Aziz </w:t>
                                </w:r>
                                <w:proofErr w:type="spellStart"/>
                                <w:r w:rsidRPr="001970B6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Oukaira</w:t>
                                </w:r>
                                <w:proofErr w:type="spellEnd"/>
                              </w:ins>
                            </w:p>
                          </w:tc>
                        </w:tr>
                        <w:tr w:rsidR="001970B6" w:rsidRPr="001970B6" w14:paraId="0CCA4CD1" w14:textId="77777777" w:rsidTr="00CE7BA4">
                          <w:trPr>
                            <w:trHeight w:val="80"/>
                            <w:ins w:id="103" w:author="Microsoft Word" w:date="2023-12-06T16:30:00Z"/>
                          </w:trPr>
                          <w:tc>
                            <w:tcPr>
                              <w:tcW w:w="2802" w:type="dxa"/>
                              <w:hideMark/>
                            </w:tcPr>
                            <w:p w14:paraId="11D39594" w14:textId="77777777" w:rsidR="001970B6" w:rsidRDefault="001970B6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04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05" w:author="Microsoft Word" w:date="2023-12-06T16:30:00Z">
                                <w:r w:rsidRPr="001970B6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Assistant</w:t>
                                </w:r>
                                <w:r w:rsidR="00C30FA5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 xml:space="preserve"> (e)</w:t>
                                </w:r>
                              </w:ins>
                            </w:p>
                            <w:p w14:paraId="66DBB899" w14:textId="249D3CE7" w:rsidR="00180258" w:rsidRPr="001970B6" w:rsidRDefault="0018025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06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07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Groupe</w:t>
                                </w:r>
                              </w:ins>
                            </w:p>
                          </w:tc>
                          <w:tc>
                            <w:tcPr>
                              <w:tcW w:w="7121" w:type="dxa"/>
                              <w:hideMark/>
                            </w:tcPr>
                            <w:p w14:paraId="78A031E5" w14:textId="5A7ACCD5" w:rsidR="001970B6" w:rsidRDefault="009A1576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08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09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Gregory Price</w:t>
                                </w:r>
                              </w:ins>
                            </w:p>
                            <w:p w14:paraId="4DBFD3F9" w14:textId="2F3D6C18" w:rsidR="00180258" w:rsidRDefault="0018025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10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  <w:ins w:id="111" w:author="Microsoft Word" w:date="2023-12-06T16:30:00Z"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G</w:t>
                                </w:r>
                                <w:r w:rsidR="00F3662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  <w:lang w:val="fr-CA"/>
                                  </w:rPr>
                                  <w:t>12</w:t>
                                </w:r>
                              </w:ins>
                            </w:p>
                            <w:p w14:paraId="0B28F04D" w14:textId="77777777" w:rsidR="00180258" w:rsidRDefault="0018025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12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</w:p>
                            <w:p w14:paraId="1645BF58" w14:textId="34A72450" w:rsidR="00180258" w:rsidRPr="001970B6" w:rsidRDefault="00180258" w:rsidP="001970B6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280"/>
                                <w:rPr>
                                  <w:ins w:id="113" w:author="Microsoft Word" w:date="2023-12-06T16:30:00Z"/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fr-CA"/>
                                </w:rPr>
                              </w:pPr>
                            </w:p>
                          </w:tc>
                        </w:tr>
                      </w:tbl>
                      <w:p w14:paraId="5D7198CB" w14:textId="77777777" w:rsidR="001970B6" w:rsidRPr="001970B6" w:rsidRDefault="001970B6" w:rsidP="003A56F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280"/>
                          <w:rPr>
                            <w:ins w:id="114" w:author="Microsoft Word" w:date="2023-12-06T16:30:00Z"/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fr-CA"/>
                          </w:rPr>
                        </w:pPr>
                      </w:p>
                      <w:p w14:paraId="0BD98225" w14:textId="77777777" w:rsidR="001970B6" w:rsidRDefault="001970B6" w:rsidP="003A56F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280"/>
                          <w:rPr>
                            <w:ins w:id="115" w:author="Microsoft Word" w:date="2023-12-06T16:30:00Z"/>
                            <w:rFonts w:ascii="Arial" w:hAnsi="Arial" w:cs="Arial"/>
                            <w:color w:val="FFFFFF" w:themeColor="background1"/>
                            <w:sz w:val="56"/>
                            <w:szCs w:val="56"/>
                            <w:lang w:val="fr-CA"/>
                          </w:rPr>
                        </w:pPr>
                      </w:p>
                      <w:p w14:paraId="5934EC4B" w14:textId="77777777" w:rsidR="001970B6" w:rsidRDefault="001970B6" w:rsidP="003A56F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280"/>
                          <w:rPr>
                            <w:ins w:id="116" w:author="Microsoft Word" w:date="2023-12-06T16:30:00Z"/>
                            <w:rFonts w:ascii="Arial" w:hAnsi="Arial" w:cs="Arial"/>
                            <w:color w:val="FFFFFF" w:themeColor="background1"/>
                            <w:sz w:val="56"/>
                            <w:szCs w:val="56"/>
                            <w:lang w:val="fr-CA"/>
                          </w:rPr>
                        </w:pPr>
                      </w:p>
                      <w:p w14:paraId="58863601" w14:textId="2FD2A6E5" w:rsidR="001970B6" w:rsidRDefault="001970B6" w:rsidP="003A56F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280"/>
                          <w:rPr>
                            <w:ins w:id="117" w:author="Microsoft Word" w:date="2023-12-06T16:30:00Z"/>
                            <w:rFonts w:ascii="Arial" w:hAnsi="Arial" w:cs="Arial"/>
                            <w:color w:val="FFFFFF" w:themeColor="background1"/>
                            <w:sz w:val="56"/>
                            <w:szCs w:val="56"/>
                            <w:lang w:val="fr-CA"/>
                          </w:rPr>
                        </w:pPr>
                      </w:p>
                      <w:p w14:paraId="3F597390" w14:textId="77777777" w:rsidR="001970B6" w:rsidRPr="001970B6" w:rsidRDefault="001970B6" w:rsidP="003A56F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280"/>
                          <w:rPr>
                            <w:ins w:id="118" w:author="Microsoft Word" w:date="2023-12-06T16:30:00Z"/>
                            <w:rFonts w:ascii="Arial" w:hAnsi="Arial" w:cs="Arial"/>
                            <w:color w:val="FFFFFF" w:themeColor="background1"/>
                            <w:sz w:val="56"/>
                            <w:szCs w:val="56"/>
                            <w:lang w:val="fr-CA"/>
                          </w:rPr>
                        </w:pPr>
                      </w:p>
                    </w:txbxContent>
                  </v:textbox>
                </v:shape>
              </w:pict>
            </mc:Fallback>
          </mc:AlternateContent>
        </w:r>
        <w:bookmarkEnd w:id="53"/>
      </w:ins>
    </w:p>
    <w:p w14:paraId="4C82CFDE" w14:textId="77777777" w:rsidR="001970B6" w:rsidRDefault="001970B6">
      <w:pPr>
        <w:pStyle w:val="Body"/>
        <w:widowControl w:val="0"/>
        <w:spacing w:after="280"/>
        <w:rPr>
          <w:rFonts w:ascii="Arial" w:hAnsi="Arial"/>
          <w:color w:val="FFFFFF"/>
          <w:sz w:val="56"/>
          <w:u w:color="FFFFFF"/>
          <w:rPrChange w:id="119" w:author="Microsoft Word" w:date="2023-12-06T16:30:00Z">
            <w:rPr>
              <w:rFonts w:ascii="Arial" w:hAnsi="Arial" w:cs="Arial"/>
              <w:color w:val="FFFFFF" w:themeColor="background1"/>
              <w:sz w:val="56"/>
              <w:szCs w:val="56"/>
              <w:lang w:val="fr-CA"/>
            </w:rPr>
          </w:rPrChange>
        </w:rPr>
        <w:pPrChange w:id="120" w:author="Microsoft Word" w:date="2023-12-06T16:30:00Z">
          <w:pPr>
            <w:widowControl w:val="0"/>
            <w:autoSpaceDE w:val="0"/>
            <w:autoSpaceDN w:val="0"/>
            <w:adjustRightInd w:val="0"/>
            <w:spacing w:after="280"/>
          </w:pPr>
        </w:pPrChange>
      </w:pPr>
    </w:p>
    <w:p w14:paraId="2F8E4DA5" w14:textId="1D196B13" w:rsidR="00287FE1" w:rsidRPr="008E6C48" w:rsidRDefault="00180258" w:rsidP="008E6C48">
      <w:pPr>
        <w:pStyle w:val="BodyText"/>
        <w:ind w:left="720"/>
        <w:rPr>
          <w:lang w:val="fr-CA"/>
        </w:rPr>
      </w:pPr>
      <w:r w:rsidRPr="008E6C48">
        <w:rPr>
          <w:lang w:val="fr-CA"/>
        </w:rPr>
        <w:t>G</w:t>
      </w:r>
      <w:r w:rsidR="00F8121A" w:rsidRPr="008E6C48">
        <w:rPr>
          <w:lang w:val="fr-CA"/>
        </w:rPr>
        <w:t>12</w:t>
      </w:r>
      <w:r w:rsidR="00287FE1" w:rsidRPr="008E6C48">
        <w:rPr>
          <w:lang w:val="fr-CA"/>
        </w:rPr>
        <w:t xml:space="preserve"> : </w:t>
      </w:r>
    </w:p>
    <w:p w14:paraId="3DF7AD43" w14:textId="2E4ADF22" w:rsidR="00287FE1" w:rsidRPr="008E6C48" w:rsidRDefault="00BB66BD">
      <w:pPr>
        <w:pStyle w:val="BodyText"/>
        <w:numPr>
          <w:ilvl w:val="0"/>
          <w:numId w:val="45"/>
        </w:numPr>
        <w:rPr>
          <w:lang w:val="fr-CA"/>
        </w:rPr>
        <w:pPrChange w:id="121" w:author="Microsoft Word" w:date="2023-12-06T16:30:00Z">
          <w:pPr>
            <w:pStyle w:val="BodyText"/>
          </w:pPr>
        </w:pPrChange>
      </w:pPr>
      <w:r w:rsidRPr="008E6C48">
        <w:rPr>
          <w:lang w:val="fr-CA"/>
        </w:rPr>
        <w:t>William Mallette</w:t>
      </w:r>
    </w:p>
    <w:p w14:paraId="327EA347" w14:textId="3BB59585" w:rsidR="008967C1" w:rsidRPr="008E6C48" w:rsidRDefault="00344AB4">
      <w:pPr>
        <w:pStyle w:val="BodyText"/>
        <w:numPr>
          <w:ilvl w:val="0"/>
          <w:numId w:val="45"/>
        </w:numPr>
        <w:rPr>
          <w:lang w:val="fr-CA"/>
        </w:rPr>
        <w:pPrChange w:id="122" w:author="Microsoft Word" w:date="2023-12-06T16:30:00Z">
          <w:pPr>
            <w:pStyle w:val="BodyText"/>
          </w:pPr>
        </w:pPrChange>
      </w:pPr>
      <w:r w:rsidRPr="008E6C48">
        <w:rPr>
          <w:lang w:val="fr-CA"/>
        </w:rPr>
        <w:t>Andy How Hok Hium</w:t>
      </w:r>
    </w:p>
    <w:p w14:paraId="5BFC5E8F" w14:textId="4C9A88AD" w:rsidR="002816E5" w:rsidRPr="008E6C48" w:rsidRDefault="00344AB4">
      <w:pPr>
        <w:pStyle w:val="BodyText"/>
        <w:numPr>
          <w:ilvl w:val="0"/>
          <w:numId w:val="45"/>
        </w:numPr>
        <w:rPr>
          <w:lang w:val="fr-CA"/>
        </w:rPr>
        <w:pPrChange w:id="123" w:author="Microsoft Word" w:date="2023-12-06T16:30:00Z">
          <w:pPr>
            <w:pStyle w:val="BodyText"/>
          </w:pPr>
        </w:pPrChange>
      </w:pPr>
      <w:proofErr w:type="spellStart"/>
      <w:r w:rsidRPr="008E6C48">
        <w:rPr>
          <w:lang w:val="fr-CA"/>
        </w:rPr>
        <w:t>Chenliwei</w:t>
      </w:r>
      <w:proofErr w:type="spellEnd"/>
      <w:r w:rsidRPr="008E6C48">
        <w:rPr>
          <w:lang w:val="fr-CA"/>
        </w:rPr>
        <w:t xml:space="preserve"> Zhou</w:t>
      </w:r>
    </w:p>
    <w:p w14:paraId="396DBB1A" w14:textId="1D74459D" w:rsidR="00E37A0F" w:rsidRPr="008E6C48" w:rsidRDefault="00C71965">
      <w:pPr>
        <w:pStyle w:val="BodyText"/>
        <w:numPr>
          <w:ilvl w:val="0"/>
          <w:numId w:val="45"/>
        </w:numPr>
        <w:rPr>
          <w:lang w:val="fr-CA"/>
        </w:rPr>
        <w:pPrChange w:id="124" w:author="Microsoft Word" w:date="2023-12-06T16:30:00Z">
          <w:pPr>
            <w:pStyle w:val="BodyText"/>
          </w:pPr>
        </w:pPrChange>
      </w:pPr>
      <w:proofErr w:type="spellStart"/>
      <w:r w:rsidRPr="008E6C48">
        <w:rPr>
          <w:lang w:val="fr-CA"/>
        </w:rPr>
        <w:t>Javisen</w:t>
      </w:r>
      <w:proofErr w:type="spellEnd"/>
      <w:r w:rsidRPr="008E6C48">
        <w:rPr>
          <w:lang w:val="fr-CA"/>
        </w:rPr>
        <w:t xml:space="preserve"> </w:t>
      </w:r>
      <w:proofErr w:type="spellStart"/>
      <w:r w:rsidRPr="008E6C48">
        <w:rPr>
          <w:lang w:val="fr-CA"/>
        </w:rPr>
        <w:t>Katherasa</w:t>
      </w:r>
      <w:proofErr w:type="spellEnd"/>
      <w:r w:rsidRPr="008E6C48">
        <w:rPr>
          <w:lang w:val="fr-CA"/>
        </w:rPr>
        <w:t xml:space="preserve"> </w:t>
      </w:r>
      <w:proofErr w:type="spellStart"/>
      <w:r w:rsidRPr="008E6C48">
        <w:rPr>
          <w:lang w:val="fr-CA"/>
        </w:rPr>
        <w:t>Pillay</w:t>
      </w:r>
      <w:proofErr w:type="spellEnd"/>
    </w:p>
    <w:p w14:paraId="44E2B13F" w14:textId="45F3BBC5" w:rsidR="002816E5" w:rsidRPr="008E6C48" w:rsidRDefault="00C71965">
      <w:pPr>
        <w:pStyle w:val="BodyText"/>
        <w:numPr>
          <w:ilvl w:val="0"/>
          <w:numId w:val="45"/>
        </w:numPr>
        <w:rPr>
          <w:lang w:val="fr-CA"/>
        </w:rPr>
        <w:pPrChange w:id="125" w:author="Microsoft Word" w:date="2023-12-06T16:30:00Z">
          <w:pPr>
            <w:pStyle w:val="BodyText"/>
          </w:pPr>
        </w:pPrChange>
      </w:pPr>
      <w:proofErr w:type="spellStart"/>
      <w:r w:rsidRPr="008E6C48">
        <w:rPr>
          <w:lang w:val="fr-CA"/>
        </w:rPr>
        <w:t>Penghao</w:t>
      </w:r>
      <w:proofErr w:type="spellEnd"/>
      <w:r w:rsidRPr="008E6C48">
        <w:rPr>
          <w:lang w:val="fr-CA"/>
        </w:rPr>
        <w:t xml:space="preserve"> Yuan</w:t>
      </w:r>
    </w:p>
    <w:p w14:paraId="10CA1F92" w14:textId="77777777" w:rsidR="00F866EE" w:rsidRDefault="00F866EE">
      <w:pPr>
        <w:pStyle w:val="Body"/>
        <w:rPr>
          <w:rPrChange w:id="126" w:author="Microsoft Word" w:date="2023-12-06T16:30:00Z">
            <w:rPr>
              <w:rFonts w:ascii="Arial" w:eastAsia="MS Gothic" w:hAnsi="Arial"/>
              <w:b/>
              <w:bCs/>
              <w:kern w:val="2"/>
              <w:sz w:val="40"/>
              <w:szCs w:val="40"/>
              <w:lang w:val="fr-CA"/>
            </w:rPr>
          </w:rPrChange>
        </w:rPr>
        <w:pPrChange w:id="127" w:author="Microsoft Word" w:date="2023-12-06T16:30:00Z">
          <w:pPr/>
        </w:pPrChange>
      </w:pPr>
      <w:r>
        <w:rPr>
          <w:b/>
          <w:sz w:val="40"/>
          <w:rPrChange w:id="128" w:author="Microsoft Word" w:date="2023-12-06T16:30:00Z">
            <w:rPr>
              <w:rFonts w:ascii="Times New Roman" w:eastAsia="Arial Unicode MS" w:hAnsi="Times New Roman" w:cs="Times New Roman"/>
              <w:b/>
              <w:bCs/>
              <w:color w:val="auto"/>
              <w:spacing w:val="0"/>
              <w:kern w:val="0"/>
              <w:sz w:val="40"/>
              <w:szCs w:val="40"/>
              <w:lang w:val="fr-CA"/>
            </w:rPr>
          </w:rPrChange>
        </w:rPr>
        <w:br w:type="page"/>
      </w:r>
    </w:p>
    <w:p w14:paraId="4EEFE7D5" w14:textId="77777777" w:rsidR="00B71D9D" w:rsidRDefault="00B71D9D">
      <w:pPr>
        <w:pStyle w:val="Body"/>
        <w:jc w:val="center"/>
        <w:rPr>
          <w:sz w:val="96"/>
          <w:rPrChange w:id="129" w:author="Microsoft Word" w:date="2023-12-06T16:30:00Z">
            <w:rPr>
              <w:sz w:val="96"/>
              <w:szCs w:val="96"/>
              <w:lang w:val="fr-CA"/>
            </w:rPr>
          </w:rPrChange>
        </w:rPr>
        <w:pPrChange w:id="130" w:author="Microsoft Word" w:date="2023-12-06T16:30:00Z">
          <w:pPr>
            <w:jc w:val="center"/>
          </w:pPr>
        </w:pPrChange>
      </w:pPr>
    </w:p>
    <w:p w14:paraId="125B508D" w14:textId="77777777" w:rsidR="00B71D9D" w:rsidRDefault="00B71D9D">
      <w:pPr>
        <w:pStyle w:val="Body"/>
        <w:jc w:val="center"/>
        <w:rPr>
          <w:sz w:val="96"/>
          <w:rPrChange w:id="131" w:author="Microsoft Word" w:date="2023-12-06T16:30:00Z">
            <w:rPr>
              <w:sz w:val="96"/>
              <w:szCs w:val="96"/>
              <w:lang w:val="fr-CA"/>
            </w:rPr>
          </w:rPrChange>
        </w:rPr>
        <w:pPrChange w:id="132" w:author="Microsoft Word" w:date="2023-12-06T16:30:00Z">
          <w:pPr>
            <w:jc w:val="center"/>
          </w:pPr>
        </w:pPrChange>
      </w:pPr>
    </w:p>
    <w:sdt>
      <w:sdtPr>
        <w:rPr>
          <w:rFonts w:ascii="MyriadPro-Regular" w:eastAsiaTheme="minorEastAsia" w:hAnsi="MyriadPro-Regular" w:cstheme="minorBidi"/>
          <w:color w:val="000000"/>
          <w:spacing w:val="4"/>
          <w:kern w:val="22"/>
          <w:sz w:val="22"/>
          <w:szCs w:val="20"/>
          <w:lang w:val="fr-CA" w:eastAsia="ja-JP"/>
        </w:rPr>
        <w:id w:val="664822486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imes New Roman"/>
          <w:b/>
          <w:bCs/>
          <w:color w:val="auto"/>
          <w:spacing w:val="0"/>
          <w:kern w:val="0"/>
          <w:sz w:val="24"/>
          <w:szCs w:val="24"/>
          <w:lang w:eastAsia="en-US"/>
        </w:rPr>
      </w:sdtEndPr>
      <w:sdtContent>
        <w:p w14:paraId="311D52E4" w14:textId="0700B581" w:rsidR="00B71D9D" w:rsidRDefault="00B71D9D">
          <w:pPr>
            <w:pStyle w:val="TOCHeading"/>
            <w:rPr>
              <w:lang w:val="fr-FR"/>
              <w:rPrChange w:id="133" w:author="Microsoft Word" w:date="2023-12-06T16:30:00Z">
                <w:rPr>
                  <w:lang w:val="fr-CA"/>
                </w:rPr>
              </w:rPrChange>
            </w:rPr>
          </w:pPr>
          <w:r>
            <w:rPr>
              <w:lang w:val="fr-FR"/>
              <w:rPrChange w:id="134" w:author="Microsoft Word" w:date="2023-12-06T16:30:00Z">
                <w:rPr>
                  <w:lang w:val="fr-CA"/>
                </w:rPr>
              </w:rPrChange>
            </w:rPr>
            <w:t>Table des matières:</w:t>
          </w:r>
        </w:p>
        <w:p w14:paraId="24215539" w14:textId="0F091300" w:rsidR="003E488B" w:rsidRDefault="00B71D9D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0"/>
              <w:bdr w:val="none" w:sz="0" w:space="0" w:color="auto"/>
              <w:lang w:val="en-MU" w:eastAsia="zh-CN"/>
            </w:rPr>
          </w:pPr>
          <w:ins w:id="135" w:author="Microsoft Word" w:date="2023-12-06T16:30:00Z">
            <w:r w:rsidRPr="008E6C48">
              <w:rPr>
                <w:lang w:val="fr-CA"/>
              </w:rPr>
              <w:fldChar w:fldCharType="begin"/>
            </w:r>
            <w:r w:rsidRPr="008E6C48">
              <w:rPr>
                <w:lang w:val="fr-CA"/>
              </w:rPr>
              <w:instrText xml:space="preserve"> TOC \o "1-3" \h \z \u </w:instrText>
            </w:r>
            <w:r w:rsidRPr="008E6C48">
              <w:rPr>
                <w:lang w:val="fr-CA"/>
              </w:rPr>
              <w:fldChar w:fldCharType="separate"/>
            </w:r>
          </w:ins>
          <w:r w:rsidR="003E488B" w:rsidRPr="00023E6C">
            <w:rPr>
              <w:rStyle w:val="Hyperlink"/>
              <w:noProof/>
            </w:rPr>
            <w:fldChar w:fldCharType="begin"/>
          </w:r>
          <w:r w:rsidR="003E488B" w:rsidRPr="00023E6C">
            <w:rPr>
              <w:rStyle w:val="Hyperlink"/>
              <w:noProof/>
            </w:rPr>
            <w:instrText xml:space="preserve"> </w:instrText>
          </w:r>
          <w:r w:rsidR="003E488B">
            <w:rPr>
              <w:noProof/>
            </w:rPr>
            <w:instrText>HYPERLINK \l "_Toc152774181"</w:instrText>
          </w:r>
          <w:r w:rsidR="003E488B" w:rsidRPr="00023E6C">
            <w:rPr>
              <w:rStyle w:val="Hyperlink"/>
              <w:noProof/>
            </w:rPr>
            <w:instrText xml:space="preserve"> </w:instrText>
          </w:r>
          <w:r w:rsidR="003E488B" w:rsidRPr="00023E6C">
            <w:rPr>
              <w:rStyle w:val="Hyperlink"/>
              <w:noProof/>
            </w:rPr>
            <w:fldChar w:fldCharType="separate"/>
          </w:r>
          <w:r w:rsidR="003E488B">
            <w:rPr>
              <w:noProof/>
              <w:webHidden/>
            </w:rPr>
            <w:tab/>
          </w:r>
          <w:r w:rsidR="003E488B">
            <w:rPr>
              <w:noProof/>
              <w:webHidden/>
            </w:rPr>
            <w:fldChar w:fldCharType="begin"/>
          </w:r>
          <w:r w:rsidR="003E488B">
            <w:rPr>
              <w:noProof/>
              <w:webHidden/>
            </w:rPr>
            <w:instrText xml:space="preserve"> PAGEREF _Toc152774181 \h </w:instrText>
          </w:r>
          <w:r w:rsidR="003E488B">
            <w:rPr>
              <w:noProof/>
              <w:webHidden/>
            </w:rPr>
          </w:r>
          <w:r w:rsidR="003E488B">
            <w:rPr>
              <w:noProof/>
              <w:webHidden/>
            </w:rPr>
            <w:fldChar w:fldCharType="separate"/>
          </w:r>
          <w:r w:rsidR="001459AA">
            <w:rPr>
              <w:noProof/>
              <w:webHidden/>
            </w:rPr>
            <w:t>1</w:t>
          </w:r>
          <w:r w:rsidR="003E488B">
            <w:rPr>
              <w:noProof/>
              <w:webHidden/>
            </w:rPr>
            <w:fldChar w:fldCharType="end"/>
          </w:r>
          <w:r w:rsidR="003E488B" w:rsidRPr="00023E6C">
            <w:rPr>
              <w:rStyle w:val="Hyperlink"/>
              <w:noProof/>
            </w:rPr>
            <w:fldChar w:fldCharType="end"/>
          </w:r>
        </w:p>
        <w:p w14:paraId="2DCF385C" w14:textId="7FAE8967" w:rsidR="003E488B" w:rsidRDefault="003E488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0"/>
              <w:bdr w:val="none" w:sz="0" w:space="0" w:color="auto"/>
              <w:lang w:val="en-MU" w:eastAsia="zh-CN"/>
            </w:rPr>
          </w:pPr>
          <w:r w:rsidRPr="00023E6C">
            <w:rPr>
              <w:rStyle w:val="Hyperlink"/>
              <w:noProof/>
            </w:rPr>
            <w:fldChar w:fldCharType="begin"/>
          </w:r>
          <w:r w:rsidRPr="00023E6C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"_Toc152774182"</w:instrText>
          </w:r>
          <w:r w:rsidRPr="00023E6C">
            <w:rPr>
              <w:rStyle w:val="Hyperlink"/>
              <w:noProof/>
            </w:rPr>
            <w:instrText xml:space="preserve"> </w:instrText>
          </w:r>
          <w:r w:rsidRPr="00023E6C">
            <w:rPr>
              <w:rStyle w:val="Hyperlink"/>
              <w:noProof/>
            </w:rPr>
            <w:fldChar w:fldCharType="separate"/>
          </w:r>
          <w:r w:rsidRPr="00023E6C">
            <w:rPr>
              <w:rStyle w:val="Hyperlink"/>
              <w:noProof/>
              <w:lang w:val="fr-FR"/>
            </w:rPr>
            <w:t>Introduction: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_Toc152774182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1459AA"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023E6C">
            <w:rPr>
              <w:rStyle w:val="Hyperlink"/>
              <w:noProof/>
            </w:rPr>
            <w:fldChar w:fldCharType="end"/>
          </w:r>
        </w:p>
        <w:p w14:paraId="01B1F44C" w14:textId="7E35D41C" w:rsidR="003E488B" w:rsidRDefault="003E488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0"/>
              <w:bdr w:val="none" w:sz="0" w:space="0" w:color="auto"/>
              <w:lang w:val="en-MU" w:eastAsia="zh-CN"/>
            </w:rPr>
          </w:pPr>
          <w:r w:rsidRPr="00023E6C">
            <w:rPr>
              <w:rStyle w:val="Hyperlink"/>
              <w:noProof/>
            </w:rPr>
            <w:fldChar w:fldCharType="begin"/>
          </w:r>
          <w:r w:rsidRPr="00023E6C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"_Toc152774183"</w:instrText>
          </w:r>
          <w:r w:rsidRPr="00023E6C">
            <w:rPr>
              <w:rStyle w:val="Hyperlink"/>
              <w:noProof/>
            </w:rPr>
            <w:instrText xml:space="preserve"> </w:instrText>
          </w:r>
          <w:r w:rsidRPr="00023E6C">
            <w:rPr>
              <w:rStyle w:val="Hyperlink"/>
              <w:noProof/>
            </w:rPr>
            <w:fldChar w:fldCharType="separate"/>
          </w:r>
          <w:r w:rsidRPr="00023E6C">
            <w:rPr>
              <w:rStyle w:val="Hyperlink"/>
              <w:noProof/>
              <w:lang w:val="fr-FR"/>
            </w:rPr>
            <w:t>Diagrammes des classes UML: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_Toc152774183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1459AA"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023E6C">
            <w:rPr>
              <w:rStyle w:val="Hyperlink"/>
              <w:noProof/>
            </w:rPr>
            <w:fldChar w:fldCharType="end"/>
          </w:r>
        </w:p>
        <w:p w14:paraId="22F5B70B" w14:textId="7F6E33F7" w:rsidR="003E488B" w:rsidRDefault="003E488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0"/>
              <w:bdr w:val="none" w:sz="0" w:space="0" w:color="auto"/>
              <w:lang w:val="en-MU" w:eastAsia="zh-CN"/>
            </w:rPr>
          </w:pPr>
          <w:r w:rsidRPr="00023E6C">
            <w:rPr>
              <w:rStyle w:val="Hyperlink"/>
              <w:noProof/>
            </w:rPr>
            <w:fldChar w:fldCharType="begin"/>
          </w:r>
          <w:r w:rsidRPr="00023E6C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"_Toc152774184"</w:instrText>
          </w:r>
          <w:r w:rsidRPr="00023E6C">
            <w:rPr>
              <w:rStyle w:val="Hyperlink"/>
              <w:noProof/>
            </w:rPr>
            <w:instrText xml:space="preserve"> </w:instrText>
          </w:r>
          <w:r w:rsidRPr="00023E6C">
            <w:rPr>
              <w:rStyle w:val="Hyperlink"/>
              <w:noProof/>
            </w:rPr>
            <w:fldChar w:fldCharType="separate"/>
          </w:r>
          <w:r w:rsidRPr="00023E6C">
            <w:rPr>
              <w:rStyle w:val="Hyperlink"/>
              <w:noProof/>
              <w:lang w:val="fr-FR"/>
            </w:rPr>
            <w:t>Leçons apprises: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_Toc152774184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1459AA"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023E6C">
            <w:rPr>
              <w:rStyle w:val="Hyperlink"/>
              <w:noProof/>
            </w:rPr>
            <w:fldChar w:fldCharType="end"/>
          </w:r>
        </w:p>
        <w:p w14:paraId="477BD3A6" w14:textId="5FF7B930" w:rsidR="003E488B" w:rsidRDefault="003E488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0"/>
              <w:bdr w:val="none" w:sz="0" w:space="0" w:color="auto"/>
              <w:lang w:val="en-MU" w:eastAsia="zh-CN"/>
            </w:rPr>
          </w:pPr>
          <w:r w:rsidRPr="00023E6C">
            <w:rPr>
              <w:rStyle w:val="Hyperlink"/>
              <w:noProof/>
            </w:rPr>
            <w:fldChar w:fldCharType="begin"/>
          </w:r>
          <w:r w:rsidRPr="00023E6C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"_Toc152774185"</w:instrText>
          </w:r>
          <w:r w:rsidRPr="00023E6C">
            <w:rPr>
              <w:rStyle w:val="Hyperlink"/>
              <w:noProof/>
            </w:rPr>
            <w:instrText xml:space="preserve"> </w:instrText>
          </w:r>
          <w:r w:rsidRPr="00023E6C">
            <w:rPr>
              <w:rStyle w:val="Hyperlink"/>
              <w:noProof/>
            </w:rPr>
            <w:fldChar w:fldCharType="separate"/>
          </w:r>
          <w:r w:rsidRPr="00023E6C">
            <w:rPr>
              <w:rStyle w:val="Hyperlink"/>
              <w:noProof/>
              <w:lang w:val="fr-FR"/>
            </w:rPr>
            <w:t>Rôles de chacun des membres de l'équipe pour chaque livrable: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_Toc152774185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1459AA"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023E6C">
            <w:rPr>
              <w:rStyle w:val="Hyperlink"/>
              <w:noProof/>
            </w:rPr>
            <w:fldChar w:fldCharType="end"/>
          </w:r>
        </w:p>
        <w:p w14:paraId="7473700D" w14:textId="3335A601" w:rsidR="003E488B" w:rsidRDefault="003E488B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0"/>
              <w:bdr w:val="none" w:sz="0" w:space="0" w:color="auto"/>
              <w:lang w:val="en-MU" w:eastAsia="zh-CN"/>
            </w:rPr>
          </w:pPr>
          <w:r w:rsidRPr="00023E6C">
            <w:rPr>
              <w:rStyle w:val="Hyperlink"/>
              <w:noProof/>
            </w:rPr>
            <w:fldChar w:fldCharType="begin"/>
          </w:r>
          <w:r w:rsidRPr="00023E6C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"_Toc152774186"</w:instrText>
          </w:r>
          <w:r w:rsidRPr="00023E6C">
            <w:rPr>
              <w:rStyle w:val="Hyperlink"/>
              <w:noProof/>
            </w:rPr>
            <w:instrText xml:space="preserve"> </w:instrText>
          </w:r>
          <w:r w:rsidRPr="00023E6C">
            <w:rPr>
              <w:rStyle w:val="Hyperlink"/>
              <w:noProof/>
            </w:rPr>
            <w:fldChar w:fldCharType="separate"/>
          </w:r>
          <w:r w:rsidRPr="00023E6C">
            <w:rPr>
              <w:rStyle w:val="Hyperlink"/>
              <w:noProof/>
              <w:lang w:val="fr-FR"/>
            </w:rPr>
            <w:t>Captures d'écrans de notre application: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_Toc152774186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1459AA">
            <w:rPr>
              <w:noProof/>
              <w:webHidden/>
            </w:rPr>
            <w:t>8</w:t>
          </w:r>
          <w:r>
            <w:rPr>
              <w:noProof/>
              <w:webHidden/>
            </w:rPr>
            <w:fldChar w:fldCharType="end"/>
          </w:r>
          <w:r w:rsidRPr="00023E6C">
            <w:rPr>
              <w:rStyle w:val="Hyperlink"/>
              <w:noProof/>
            </w:rPr>
            <w:fldChar w:fldCharType="end"/>
          </w:r>
        </w:p>
        <w:p w14:paraId="10835327" w14:textId="0B9EA062" w:rsidR="00DD4BD0" w:rsidRPr="008E6C48" w:rsidRDefault="00B71D9D" w:rsidP="00DD4BD0">
          <w:pPr>
            <w:rPr>
              <w:ins w:id="136" w:author="Microsoft Word" w:date="2023-12-06T16:30:00Z"/>
              <w:b/>
              <w:bCs/>
              <w:lang w:val="fr-CA"/>
            </w:rPr>
          </w:pPr>
          <w:ins w:id="137" w:author="Microsoft Word" w:date="2023-12-06T16:30:00Z">
            <w:r w:rsidRPr="008E6C48">
              <w:rPr>
                <w:b/>
                <w:bCs/>
                <w:lang w:val="fr-CA"/>
              </w:rPr>
              <w:fldChar w:fldCharType="end"/>
            </w:r>
          </w:ins>
        </w:p>
      </w:sdtContent>
    </w:sdt>
    <w:p w14:paraId="5D0213FB" w14:textId="77777777" w:rsidR="009645C3" w:rsidRDefault="008E6C48">
      <w:pPr>
        <w:pStyle w:val="Body"/>
        <w:rPr>
          <w:del w:id="138" w:author="Microsoft Word" w:date="2023-12-06T16:30:00Z"/>
        </w:rPr>
      </w:pPr>
      <w:del w:id="139" w:author="Microsoft Word" w:date="2023-12-06T16:30:00Z">
        <w:r>
          <w:fldChar w:fldCharType="begin"/>
        </w:r>
        <w:r>
          <w:delInstrText xml:space="preserve"> TOC \t "Heading, 1"</w:delInstrText>
        </w:r>
        <w:r>
          <w:fldChar w:fldCharType="separate"/>
        </w:r>
      </w:del>
    </w:p>
    <w:p w14:paraId="33C57C98" w14:textId="77777777" w:rsidR="009645C3" w:rsidRDefault="008E6C48">
      <w:pPr>
        <w:pStyle w:val="TOC1"/>
        <w:rPr>
          <w:del w:id="140" w:author="Microsoft Word" w:date="2023-12-06T16:30:00Z"/>
        </w:rPr>
      </w:pPr>
      <w:del w:id="141" w:author="Microsoft Word" w:date="2023-12-06T16:30:00Z">
        <w:r>
          <w:delText>Introduction:</w:delText>
        </w:r>
        <w:r>
          <w:tab/>
        </w:r>
        <w:r>
          <w:fldChar w:fldCharType="begin"/>
        </w:r>
        <w:r>
          <w:delInstrText xml:space="preserve"> PAGEREF _Toc \h </w:delInstrText>
        </w:r>
        <w:r>
          <w:fldChar w:fldCharType="separate"/>
        </w:r>
        <w:r>
          <w:delText>3</w:delText>
        </w:r>
        <w:r>
          <w:fldChar w:fldCharType="end"/>
        </w:r>
      </w:del>
    </w:p>
    <w:p w14:paraId="3A49A916" w14:textId="77777777" w:rsidR="009645C3" w:rsidRDefault="008E6C48">
      <w:pPr>
        <w:pStyle w:val="TOC1"/>
        <w:rPr>
          <w:del w:id="142" w:author="Microsoft Word" w:date="2023-12-06T16:30:00Z"/>
        </w:rPr>
      </w:pPr>
      <w:del w:id="143" w:author="Microsoft Word" w:date="2023-12-06T16:30:00Z">
        <w:r>
          <w:delText>Diagrammes des classes UML (un PDF de plus haute qualité est disponible avec ce document):</w:delText>
        </w:r>
        <w:r>
          <w:tab/>
        </w:r>
        <w:r>
          <w:fldChar w:fldCharType="begin"/>
        </w:r>
        <w:r>
          <w:delInstrText xml:space="preserve"> PAGEREF _Toc1 \h </w:delInstrText>
        </w:r>
        <w:r>
          <w:fldChar w:fldCharType="separate"/>
        </w:r>
        <w:r>
          <w:delText>4</w:delText>
        </w:r>
        <w:r>
          <w:fldChar w:fldCharType="end"/>
        </w:r>
      </w:del>
    </w:p>
    <w:p w14:paraId="36E890FA" w14:textId="77777777" w:rsidR="009645C3" w:rsidRDefault="008E6C48">
      <w:pPr>
        <w:pStyle w:val="TOC1"/>
        <w:rPr>
          <w:del w:id="144" w:author="Microsoft Word" w:date="2023-12-06T16:30:00Z"/>
        </w:rPr>
      </w:pPr>
      <w:del w:id="145" w:author="Microsoft Word" w:date="2023-12-06T16:30:00Z">
        <w:r>
          <w:delText>Leçons apprises:</w:delText>
        </w:r>
        <w:r>
          <w:tab/>
        </w:r>
        <w:r>
          <w:fldChar w:fldCharType="begin"/>
        </w:r>
        <w:r>
          <w:delInstrText xml:space="preserve"> PAGEREF _Toc2 \h </w:delInstrText>
        </w:r>
        <w:r>
          <w:fldChar w:fldCharType="separate"/>
        </w:r>
        <w:r>
          <w:delText>5</w:delText>
        </w:r>
        <w:r>
          <w:fldChar w:fldCharType="end"/>
        </w:r>
      </w:del>
    </w:p>
    <w:p w14:paraId="130E9473" w14:textId="77777777" w:rsidR="009645C3" w:rsidRDefault="008E6C48">
      <w:pPr>
        <w:pStyle w:val="TOC1"/>
        <w:rPr>
          <w:del w:id="146" w:author="Microsoft Word" w:date="2023-12-06T16:30:00Z"/>
        </w:rPr>
      </w:pPr>
      <w:del w:id="147" w:author="Microsoft Word" w:date="2023-12-06T16:30:00Z">
        <w:r>
          <w:delText>Rôles de chacun des membres de l'équipe pour chaque livrable:</w:delText>
        </w:r>
        <w:r>
          <w:tab/>
        </w:r>
        <w:r>
          <w:fldChar w:fldCharType="begin"/>
        </w:r>
        <w:r>
          <w:delInstrText xml:space="preserve"> PAGEREF _Toc3 \h </w:delInstrText>
        </w:r>
        <w:r>
          <w:fldChar w:fldCharType="separate"/>
        </w:r>
        <w:r>
          <w:delText>5</w:delText>
        </w:r>
        <w:r>
          <w:fldChar w:fldCharType="end"/>
        </w:r>
      </w:del>
    </w:p>
    <w:p w14:paraId="3161BA26" w14:textId="77777777" w:rsidR="009645C3" w:rsidRDefault="008E6C48">
      <w:pPr>
        <w:pStyle w:val="TOC1"/>
        <w:rPr>
          <w:del w:id="148" w:author="Microsoft Word" w:date="2023-12-06T16:30:00Z"/>
        </w:rPr>
      </w:pPr>
      <w:del w:id="149" w:author="Microsoft Word" w:date="2023-12-06T16:30:00Z">
        <w:r>
          <w:delText>Captures d'écrans de notre application:</w:delText>
        </w:r>
        <w:r>
          <w:tab/>
        </w:r>
        <w:r>
          <w:fldChar w:fldCharType="begin"/>
        </w:r>
        <w:r>
          <w:delInstrText xml:space="preserve"> PAGEREF _Toc4 \h </w:delInstrText>
        </w:r>
        <w:r>
          <w:fldChar w:fldCharType="separate"/>
        </w:r>
        <w:r>
          <w:delText>7</w:delText>
        </w:r>
        <w:r>
          <w:fldChar w:fldCharType="end"/>
        </w:r>
      </w:del>
    </w:p>
    <w:p w14:paraId="0D2F0A64" w14:textId="77777777" w:rsidR="009645C3" w:rsidRDefault="008E6C48">
      <w:pPr>
        <w:pStyle w:val="Body"/>
        <w:rPr>
          <w:del w:id="150" w:author="Microsoft Word" w:date="2023-12-06T16:30:00Z"/>
          <w:b/>
          <w:bCs/>
        </w:rPr>
      </w:pPr>
      <w:del w:id="151" w:author="Microsoft Word" w:date="2023-12-06T16:30:00Z">
        <w:r>
          <w:fldChar w:fldCharType="end"/>
        </w:r>
      </w:del>
    </w:p>
    <w:p w14:paraId="635765BE" w14:textId="7E339A34" w:rsidR="00DD4BD0" w:rsidRDefault="00DD4BD0">
      <w:pPr>
        <w:pStyle w:val="Body"/>
        <w:rPr>
          <w:rPrChange w:id="152" w:author="Microsoft Word" w:date="2023-12-06T16:30:00Z">
            <w:rPr>
              <w:lang w:val="fr-CA"/>
            </w:rPr>
          </w:rPrChange>
        </w:rPr>
        <w:pPrChange w:id="153" w:author="Microsoft Word" w:date="2023-12-06T16:30:00Z">
          <w:pPr/>
        </w:pPrChange>
      </w:pPr>
    </w:p>
    <w:p w14:paraId="1CAFC3FD" w14:textId="77777777" w:rsidR="00DD4BD0" w:rsidRDefault="00DD4BD0">
      <w:pPr>
        <w:pStyle w:val="Body"/>
        <w:rPr>
          <w:rPrChange w:id="154" w:author="Microsoft Word" w:date="2023-12-06T16:30:00Z">
            <w:rPr>
              <w:lang w:val="fr-CA"/>
            </w:rPr>
          </w:rPrChange>
        </w:rPr>
        <w:pPrChange w:id="155" w:author="Microsoft Word" w:date="2023-12-06T16:30:00Z">
          <w:pPr/>
        </w:pPrChange>
      </w:pPr>
      <w:r>
        <w:rPr>
          <w:rPrChange w:id="156" w:author="Microsoft Word" w:date="2023-12-06T16:30:00Z">
            <w:rPr>
              <w:rFonts w:ascii="Times New Roman" w:eastAsia="Arial Unicode MS" w:hAnsi="Times New Roman" w:cs="Times New Roman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br w:type="page"/>
      </w:r>
    </w:p>
    <w:p w14:paraId="02C57D68" w14:textId="77777777" w:rsidR="00DD4BD0" w:rsidRDefault="00DD4BD0">
      <w:pPr>
        <w:pStyle w:val="Heading"/>
        <w:rPr>
          <w:sz w:val="36"/>
          <w:rPrChange w:id="157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pPrChange w:id="158" w:author="Microsoft Word" w:date="2023-12-06T16:30:00Z">
          <w:pPr>
            <w:pStyle w:val="Heading1"/>
          </w:pPr>
        </w:pPrChange>
      </w:pPr>
      <w:bookmarkStart w:id="159" w:name="_Toc"/>
      <w:bookmarkStart w:id="160" w:name="_Toc152774182"/>
      <w:r>
        <w:rPr>
          <w:sz w:val="36"/>
          <w:lang w:val="fr-FR"/>
          <w:rPrChange w:id="161" w:author="Microsoft Word" w:date="2023-12-06T16:30:00Z">
            <w:rPr>
              <w:sz w:val="36"/>
              <w:szCs w:val="36"/>
              <w:lang w:val="fr-CA"/>
            </w:rPr>
          </w:rPrChange>
        </w:rPr>
        <w:lastRenderedPageBreak/>
        <w:t>Introduction:</w:t>
      </w:r>
      <w:bookmarkEnd w:id="159"/>
      <w:bookmarkEnd w:id="160"/>
    </w:p>
    <w:p w14:paraId="6BD20BAB" w14:textId="31E9BFD7" w:rsidR="00DD4BD0" w:rsidRDefault="00DD4BD0">
      <w:pPr>
        <w:pStyle w:val="Body"/>
        <w:spacing w:line="480" w:lineRule="auto"/>
        <w:ind w:firstLine="720"/>
        <w:jc w:val="both"/>
        <w:rPr>
          <w:rFonts w:ascii="Arial" w:hAnsi="Arial"/>
          <w:rPrChange w:id="162" w:author="Microsoft Word" w:date="2023-12-06T16:30:00Z">
            <w:rPr>
              <w:rFonts w:ascii="Arial" w:hAnsi="Arial" w:cs="Arial"/>
              <w:lang w:val="fr-CA"/>
            </w:rPr>
          </w:rPrChange>
        </w:rPr>
        <w:pPrChange w:id="163" w:author="Microsoft Word" w:date="2023-12-06T16:30:00Z">
          <w:pPr>
            <w:spacing w:line="480" w:lineRule="auto"/>
            <w:ind w:firstLine="720"/>
            <w:jc w:val="both"/>
          </w:pPr>
        </w:pPrChange>
      </w:pPr>
      <w:r>
        <w:rPr>
          <w:rFonts w:ascii="Arial" w:hAnsi="Arial"/>
          <w:sz w:val="24"/>
          <w:rPrChange w:id="164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Nous avons développé une application</w:t>
      </w:r>
      <w:r w:rsidR="00274E96">
        <w:rPr>
          <w:rFonts w:ascii="Arial" w:hAnsi="Arial"/>
          <w:sz w:val="24"/>
          <w:rPrChange w:id="165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appelé Service </w:t>
      </w:r>
      <w:proofErr w:type="spellStart"/>
      <w:r w:rsidR="00274E96">
        <w:rPr>
          <w:rFonts w:ascii="Arial" w:hAnsi="Arial"/>
          <w:sz w:val="24"/>
          <w:rPrChange w:id="166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Novigrad</w:t>
      </w:r>
      <w:proofErr w:type="spellEnd"/>
      <w:r>
        <w:rPr>
          <w:rFonts w:ascii="Arial" w:hAnsi="Arial"/>
          <w:sz w:val="24"/>
          <w:rPrChange w:id="167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qui permet </w:t>
      </w:r>
      <w:r w:rsidR="003412D4">
        <w:rPr>
          <w:rFonts w:ascii="Arial" w:hAnsi="Arial"/>
          <w:sz w:val="24"/>
          <w:rPrChange w:id="168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à</w:t>
      </w:r>
      <w:r>
        <w:rPr>
          <w:rFonts w:ascii="Arial" w:hAnsi="Arial"/>
          <w:sz w:val="24"/>
          <w:rPrChange w:id="169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un utilisateur de créer un compte </w:t>
      </w:r>
      <w:r w:rsidR="003412D4">
        <w:rPr>
          <w:rFonts w:ascii="Arial" w:hAnsi="Arial"/>
          <w:sz w:val="24"/>
          <w:rPrChange w:id="170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en tant </w:t>
      </w:r>
      <w:r w:rsidR="00DC36DA">
        <w:rPr>
          <w:rFonts w:ascii="Arial" w:hAnsi="Arial"/>
          <w:sz w:val="24"/>
          <w:rPrChange w:id="171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que client</w:t>
      </w:r>
      <w:r w:rsidR="00460700">
        <w:rPr>
          <w:rFonts w:ascii="Arial" w:hAnsi="Arial"/>
          <w:sz w:val="24"/>
          <w:rPrChange w:id="172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ou </w:t>
      </w:r>
      <w:r w:rsidR="00036973">
        <w:rPr>
          <w:rFonts w:ascii="Arial" w:hAnsi="Arial"/>
          <w:sz w:val="24"/>
          <w:rPrChange w:id="173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employé d’une </w:t>
      </w:r>
      <w:r w:rsidR="00460700">
        <w:rPr>
          <w:rFonts w:ascii="Arial" w:hAnsi="Arial"/>
          <w:sz w:val="24"/>
          <w:rPrChange w:id="174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succursale</w:t>
      </w:r>
      <w:r w:rsidR="00274E96">
        <w:rPr>
          <w:rFonts w:ascii="Arial" w:hAnsi="Arial"/>
          <w:sz w:val="24"/>
          <w:rPrChange w:id="175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. Les administrateurs peuvent ajouter, modifier ou enlever les services qui seront offert par les succursales de Service </w:t>
      </w:r>
      <w:proofErr w:type="spellStart"/>
      <w:r w:rsidR="00274E96">
        <w:rPr>
          <w:rFonts w:ascii="Arial" w:hAnsi="Arial"/>
          <w:sz w:val="24"/>
          <w:rPrChange w:id="176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Novigrad</w:t>
      </w:r>
      <w:proofErr w:type="spellEnd"/>
      <w:r w:rsidR="00460700">
        <w:rPr>
          <w:rFonts w:ascii="Arial" w:hAnsi="Arial"/>
          <w:sz w:val="24"/>
          <w:rPrChange w:id="177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et supprimer des comptes de client/</w:t>
      </w:r>
      <w:r w:rsidR="00DA1A85">
        <w:rPr>
          <w:rFonts w:ascii="Arial" w:hAnsi="Arial"/>
          <w:sz w:val="24"/>
          <w:rPrChange w:id="178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succursale</w:t>
      </w:r>
      <w:r w:rsidR="00274E96">
        <w:rPr>
          <w:rFonts w:ascii="Arial" w:hAnsi="Arial"/>
          <w:sz w:val="24"/>
          <w:rPrChange w:id="179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. De plus, </w:t>
      </w:r>
      <w:r w:rsidR="003412D4">
        <w:rPr>
          <w:rFonts w:ascii="Arial" w:hAnsi="Arial"/>
          <w:sz w:val="24"/>
          <w:rPrChange w:id="180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les employés</w:t>
      </w:r>
      <w:r w:rsidR="00274E96">
        <w:rPr>
          <w:rFonts w:ascii="Arial" w:hAnsi="Arial"/>
          <w:sz w:val="24"/>
          <w:rPrChange w:id="181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de la succursale peuvent modifier le profil de l</w:t>
      </w:r>
      <w:r w:rsidR="007B2B64">
        <w:rPr>
          <w:rFonts w:ascii="Arial" w:hAnsi="Arial"/>
          <w:sz w:val="24"/>
          <w:rPrChange w:id="182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eur</w:t>
      </w:r>
      <w:r w:rsidR="00274E96">
        <w:rPr>
          <w:rFonts w:ascii="Arial" w:hAnsi="Arial"/>
          <w:sz w:val="24"/>
          <w:rPrChange w:id="183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</w:t>
      </w:r>
      <w:r w:rsidR="003412D4">
        <w:rPr>
          <w:rFonts w:ascii="Arial" w:hAnsi="Arial"/>
          <w:sz w:val="24"/>
          <w:rPrChange w:id="184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succursale</w:t>
      </w:r>
      <w:r w:rsidR="00274E96">
        <w:rPr>
          <w:rFonts w:ascii="Arial" w:hAnsi="Arial"/>
          <w:sz w:val="24"/>
          <w:rPrChange w:id="185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</w:t>
      </w:r>
      <w:r w:rsidR="00C76E4C">
        <w:rPr>
          <w:rFonts w:ascii="Arial" w:hAnsi="Arial"/>
          <w:sz w:val="24"/>
          <w:rPrChange w:id="186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(adresse, heures de travail) </w:t>
      </w:r>
      <w:r w:rsidR="00274E96">
        <w:rPr>
          <w:rFonts w:ascii="Arial" w:hAnsi="Arial"/>
          <w:sz w:val="24"/>
          <w:rPrChange w:id="187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et de </w:t>
      </w:r>
      <w:r w:rsidR="007B2B64">
        <w:rPr>
          <w:rFonts w:ascii="Arial" w:hAnsi="Arial"/>
          <w:sz w:val="24"/>
          <w:rPrChange w:id="188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sélectionner </w:t>
      </w:r>
      <w:r w:rsidR="00A63D0E">
        <w:rPr>
          <w:rFonts w:ascii="Arial" w:hAnsi="Arial"/>
          <w:sz w:val="24"/>
          <w:rPrChange w:id="189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quels services</w:t>
      </w:r>
      <w:r w:rsidR="007B2B64">
        <w:rPr>
          <w:rFonts w:ascii="Arial" w:hAnsi="Arial"/>
          <w:sz w:val="24"/>
          <w:rPrChange w:id="190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sont offerts par </w:t>
      </w:r>
      <w:r w:rsidR="00A63D0E">
        <w:rPr>
          <w:rFonts w:ascii="Arial" w:hAnsi="Arial"/>
          <w:sz w:val="24"/>
          <w:rPrChange w:id="191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la </w:t>
      </w:r>
      <w:r w:rsidR="007B2B64">
        <w:rPr>
          <w:rFonts w:ascii="Arial" w:hAnsi="Arial"/>
          <w:sz w:val="24"/>
          <w:rPrChange w:id="192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succursale</w:t>
      </w:r>
      <w:r w:rsidR="00274E96">
        <w:rPr>
          <w:rFonts w:ascii="Arial" w:hAnsi="Arial"/>
          <w:sz w:val="24"/>
          <w:rPrChange w:id="193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. Ils </w:t>
      </w:r>
      <w:r w:rsidR="00C05279">
        <w:rPr>
          <w:rFonts w:ascii="Arial" w:hAnsi="Arial"/>
          <w:sz w:val="24"/>
          <w:rPrChange w:id="194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peuvent aussi visionner les demandes de service soumis par les clients, et soit approuver ou rejeter</w:t>
      </w:r>
      <w:r w:rsidR="00645F6F">
        <w:rPr>
          <w:rFonts w:ascii="Arial" w:hAnsi="Arial"/>
          <w:sz w:val="24"/>
          <w:rPrChange w:id="195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ces demandes</w:t>
      </w:r>
      <w:r w:rsidR="00274E96">
        <w:rPr>
          <w:rFonts w:ascii="Arial" w:hAnsi="Arial"/>
          <w:sz w:val="24"/>
          <w:rPrChange w:id="196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. Finalement, nous avons implémenté </w:t>
      </w:r>
      <w:r w:rsidR="003412D4">
        <w:rPr>
          <w:rFonts w:ascii="Arial" w:hAnsi="Arial"/>
          <w:sz w:val="24"/>
          <w:rPrChange w:id="197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les fonctionnalités relatives</w:t>
      </w:r>
      <w:r w:rsidR="00274E96">
        <w:rPr>
          <w:rFonts w:ascii="Arial" w:hAnsi="Arial"/>
          <w:sz w:val="24"/>
          <w:rPrChange w:id="198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au client</w:t>
      </w:r>
      <w:r w:rsidR="00A63D0E">
        <w:rPr>
          <w:rFonts w:ascii="Arial" w:hAnsi="Arial"/>
          <w:sz w:val="24"/>
          <w:rPrChange w:id="199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. C’est-à-dire, </w:t>
      </w:r>
      <w:r w:rsidR="00274E96">
        <w:rPr>
          <w:rFonts w:ascii="Arial" w:hAnsi="Arial"/>
          <w:sz w:val="24"/>
          <w:rPrChange w:id="200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l'</w:t>
      </w:r>
      <w:r w:rsidR="003412D4">
        <w:rPr>
          <w:rFonts w:ascii="Arial" w:hAnsi="Arial"/>
          <w:sz w:val="24"/>
          <w:rPrChange w:id="201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habilité</w:t>
      </w:r>
      <w:r w:rsidR="00274E96">
        <w:rPr>
          <w:rFonts w:ascii="Arial" w:hAnsi="Arial"/>
          <w:sz w:val="24"/>
          <w:rPrChange w:id="202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du client de rechercher une succursale </w:t>
      </w:r>
      <w:r w:rsidR="00A63D0E">
        <w:rPr>
          <w:rFonts w:ascii="Arial" w:hAnsi="Arial"/>
          <w:sz w:val="24"/>
          <w:rPrChange w:id="203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par rapport </w:t>
      </w:r>
      <w:r w:rsidR="00794426">
        <w:rPr>
          <w:rFonts w:ascii="Arial" w:hAnsi="Arial"/>
          <w:sz w:val="24"/>
          <w:rPrChange w:id="204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à l’adresse, les heures de travail, ou par les services offerts</w:t>
      </w:r>
      <w:r w:rsidR="00274E96">
        <w:rPr>
          <w:rFonts w:ascii="Arial" w:hAnsi="Arial"/>
          <w:sz w:val="24"/>
          <w:rPrChange w:id="205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. </w:t>
      </w:r>
      <w:r w:rsidR="00794426">
        <w:rPr>
          <w:rFonts w:ascii="Arial" w:hAnsi="Arial"/>
          <w:sz w:val="24"/>
          <w:rPrChange w:id="206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Ensuite, ils peuvent visionner tous les services offerts par la succursale et faire une demande</w:t>
      </w:r>
      <w:r w:rsidR="00DA10F4">
        <w:rPr>
          <w:rFonts w:ascii="Arial" w:hAnsi="Arial"/>
          <w:sz w:val="24"/>
          <w:rPrChange w:id="207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conformant aux exigences mises en place par l’administrateur</w:t>
      </w:r>
      <w:r w:rsidR="003C10F1">
        <w:rPr>
          <w:rFonts w:ascii="Arial" w:hAnsi="Arial"/>
          <w:sz w:val="24"/>
          <w:rPrChange w:id="208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. Lorsqu’une demande a été soumis, le client sera </w:t>
      </w:r>
      <w:del w:id="209" w:author="Microsoft Word" w:date="2023-12-06T16:30:00Z">
        <w:r w:rsidR="008E6C48">
          <w:rPr>
            <w:rFonts w:ascii="Arial" w:hAnsi="Arial"/>
            <w:sz w:val="24"/>
            <w:szCs w:val="24"/>
          </w:rPr>
          <w:delText>demandée</w:delText>
        </w:r>
      </w:del>
      <w:ins w:id="210" w:author="Microsoft Word" w:date="2023-12-06T16:30:00Z">
        <w:r w:rsidR="001E1780" w:rsidRPr="008E6C48">
          <w:rPr>
            <w:rFonts w:ascii="Arial" w:hAnsi="Arial" w:cs="Arial"/>
            <w:sz w:val="24"/>
            <w:szCs w:val="24"/>
            <w:lang w:val="fr-CA"/>
          </w:rPr>
          <w:t>demandé</w:t>
        </w:r>
      </w:ins>
      <w:r w:rsidR="003C10F1">
        <w:rPr>
          <w:rFonts w:ascii="Arial" w:hAnsi="Arial"/>
          <w:sz w:val="24"/>
          <w:rPrChange w:id="211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d’évaluer leur expérience avec la succursale, et la prochaine fois qu’il </w:t>
      </w:r>
      <w:r w:rsidR="002839B5">
        <w:rPr>
          <w:rFonts w:ascii="Arial" w:hAnsi="Arial"/>
          <w:sz w:val="24"/>
          <w:rPrChange w:id="212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se connecte au service, il sera notifié si leur demande a été acceptée ou rejetée</w:t>
      </w:r>
    </w:p>
    <w:p w14:paraId="57499EF1" w14:textId="3E635D04" w:rsidR="00CC2876" w:rsidRDefault="00CC2876">
      <w:pPr>
        <w:pStyle w:val="Body"/>
        <w:spacing w:line="480" w:lineRule="auto"/>
        <w:ind w:firstLine="720"/>
        <w:rPr>
          <w:rFonts w:ascii="Arial" w:hAnsi="Arial"/>
          <w:rPrChange w:id="213" w:author="Microsoft Word" w:date="2023-12-06T16:30:00Z">
            <w:rPr>
              <w:rFonts w:ascii="Arial" w:hAnsi="Arial" w:cs="Arial"/>
              <w:lang w:val="fr-CA"/>
            </w:rPr>
          </w:rPrChange>
        </w:rPr>
        <w:pPrChange w:id="214" w:author="Microsoft Word" w:date="2023-12-06T16:30:00Z">
          <w:pPr>
            <w:spacing w:line="480" w:lineRule="auto"/>
            <w:ind w:firstLine="720"/>
          </w:pPr>
        </w:pPrChange>
      </w:pPr>
    </w:p>
    <w:p w14:paraId="04F437A7" w14:textId="2807A2F0" w:rsidR="00CC2876" w:rsidRDefault="00CC2876">
      <w:pPr>
        <w:pStyle w:val="Body"/>
        <w:spacing w:line="480" w:lineRule="auto"/>
        <w:ind w:firstLine="720"/>
        <w:rPr>
          <w:rFonts w:ascii="Arial" w:hAnsi="Arial"/>
          <w:rPrChange w:id="215" w:author="Microsoft Word" w:date="2023-12-06T16:30:00Z">
            <w:rPr>
              <w:rFonts w:ascii="Arial" w:hAnsi="Arial" w:cs="Arial"/>
              <w:lang w:val="fr-CA"/>
            </w:rPr>
          </w:rPrChange>
        </w:rPr>
        <w:pPrChange w:id="216" w:author="Microsoft Word" w:date="2023-12-06T16:30:00Z">
          <w:pPr>
            <w:spacing w:line="480" w:lineRule="auto"/>
            <w:ind w:firstLine="720"/>
          </w:pPr>
        </w:pPrChange>
      </w:pPr>
    </w:p>
    <w:p w14:paraId="48029D8A" w14:textId="2762947F" w:rsidR="00CC2876" w:rsidRDefault="00CC2876">
      <w:pPr>
        <w:pStyle w:val="Body"/>
        <w:spacing w:line="480" w:lineRule="auto"/>
        <w:ind w:firstLine="720"/>
        <w:rPr>
          <w:rFonts w:ascii="Arial" w:hAnsi="Arial"/>
          <w:rPrChange w:id="217" w:author="Microsoft Word" w:date="2023-12-06T16:30:00Z">
            <w:rPr>
              <w:rFonts w:ascii="Arial" w:hAnsi="Arial" w:cs="Arial"/>
              <w:lang w:val="fr-CA"/>
            </w:rPr>
          </w:rPrChange>
        </w:rPr>
        <w:pPrChange w:id="218" w:author="Microsoft Word" w:date="2023-12-06T16:30:00Z">
          <w:pPr>
            <w:spacing w:line="480" w:lineRule="auto"/>
            <w:ind w:firstLine="720"/>
          </w:pPr>
        </w:pPrChange>
      </w:pPr>
    </w:p>
    <w:p w14:paraId="0BE78C0E" w14:textId="4CF4A63D" w:rsidR="00CC2876" w:rsidRDefault="00CC2876">
      <w:pPr>
        <w:pStyle w:val="Body"/>
        <w:spacing w:line="480" w:lineRule="auto"/>
        <w:ind w:firstLine="720"/>
        <w:rPr>
          <w:rFonts w:ascii="Arial" w:hAnsi="Arial"/>
          <w:rPrChange w:id="219" w:author="Microsoft Word" w:date="2023-12-06T16:30:00Z">
            <w:rPr>
              <w:rFonts w:ascii="Arial" w:hAnsi="Arial" w:cs="Arial"/>
              <w:lang w:val="fr-CA"/>
            </w:rPr>
          </w:rPrChange>
        </w:rPr>
        <w:pPrChange w:id="220" w:author="Microsoft Word" w:date="2023-12-06T16:30:00Z">
          <w:pPr>
            <w:spacing w:line="480" w:lineRule="auto"/>
            <w:ind w:firstLine="720"/>
          </w:pPr>
        </w:pPrChange>
      </w:pPr>
    </w:p>
    <w:p w14:paraId="609A51FE" w14:textId="1B486354" w:rsidR="00CC2876" w:rsidRDefault="00CC2876">
      <w:pPr>
        <w:pStyle w:val="Body"/>
        <w:spacing w:line="480" w:lineRule="auto"/>
        <w:ind w:firstLine="720"/>
        <w:rPr>
          <w:rFonts w:ascii="Arial" w:hAnsi="Arial"/>
          <w:rPrChange w:id="221" w:author="Microsoft Word" w:date="2023-12-06T16:30:00Z">
            <w:rPr>
              <w:rFonts w:ascii="Arial" w:hAnsi="Arial" w:cs="Arial"/>
              <w:lang w:val="fr-CA"/>
            </w:rPr>
          </w:rPrChange>
        </w:rPr>
        <w:pPrChange w:id="222" w:author="Microsoft Word" w:date="2023-12-06T16:30:00Z">
          <w:pPr>
            <w:spacing w:line="480" w:lineRule="auto"/>
            <w:ind w:firstLine="720"/>
          </w:pPr>
        </w:pPrChange>
      </w:pPr>
    </w:p>
    <w:p w14:paraId="3429CE56" w14:textId="77777777" w:rsidR="00DD4BD0" w:rsidRDefault="00DD4BD0">
      <w:pPr>
        <w:pStyle w:val="Body"/>
        <w:rPr>
          <w:rFonts w:ascii="Arial" w:hAnsi="Arial"/>
          <w:rPrChange w:id="223" w:author="Microsoft Word" w:date="2023-12-06T16:30:00Z">
            <w:rPr>
              <w:rFonts w:ascii="Arial" w:hAnsi="Arial" w:cs="Arial"/>
              <w:lang w:val="fr-CA"/>
            </w:rPr>
          </w:rPrChange>
        </w:rPr>
        <w:pPrChange w:id="224" w:author="Microsoft Word" w:date="2023-12-06T16:30:00Z">
          <w:pPr/>
        </w:pPrChange>
      </w:pPr>
    </w:p>
    <w:p w14:paraId="663F00A5" w14:textId="669BB36E" w:rsidR="001B6421" w:rsidRPr="001B6421" w:rsidRDefault="001B6421" w:rsidP="001B6421">
      <w:pPr>
        <w:pStyle w:val="Body"/>
        <w:rPr>
          <w:rPrChange w:id="225" w:author="Microsoft Word" w:date="2023-12-06T16:30:00Z">
            <w:rPr>
              <w:rFonts w:ascii="Arial" w:hAnsi="Arial" w:cs="Arial"/>
              <w:lang w:val="fr-CA"/>
            </w:rPr>
          </w:rPrChange>
        </w:rPr>
        <w:sectPr w:rsidR="001B6421" w:rsidRPr="001B6421" w:rsidSect="001B642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809" w:right="2126" w:bottom="1080" w:left="1440" w:header="426" w:footer="425" w:gutter="0"/>
          <w:cols w:space="720"/>
          <w:titlePg/>
          <w:docGrid w:linePitch="0"/>
          <w:sectPrChange w:id="285" w:author="Microsoft Word" w:date="2023-12-06T16:30:00Z">
            <w:sectPr w:rsidR="001B6421" w:rsidRPr="001B6421" w:rsidSect="001B6421">
              <w:pgMar w:top="1809" w:right="2126" w:bottom="1080" w:left="1440" w:header="426" w:footer="425" w:gutter="0"/>
              <w:cols w:space="708"/>
              <w:docGrid w:linePitch="360"/>
            </w:sectPr>
          </w:sectPrChange>
        </w:sectPr>
        <w:pPrChange w:id="286" w:author="Microsoft Word" w:date="2023-12-06T16:30:00Z">
          <w:pPr/>
        </w:pPrChange>
      </w:pPr>
    </w:p>
    <w:p w14:paraId="6B459AD4" w14:textId="77777777" w:rsidR="00C31691" w:rsidRDefault="00C31691">
      <w:pPr>
        <w:pStyle w:val="Body"/>
        <w:rPr>
          <w:rFonts w:ascii="Arial" w:hAnsi="Arial"/>
          <w:rPrChange w:id="287" w:author="Microsoft Word" w:date="2023-12-06T16:30:00Z">
            <w:rPr>
              <w:rFonts w:ascii="Arial" w:hAnsi="Arial" w:cs="Arial"/>
              <w:lang w:val="fr-CA"/>
            </w:rPr>
          </w:rPrChange>
        </w:rPr>
        <w:pPrChange w:id="288" w:author="Microsoft Word" w:date="2023-12-06T16:30:00Z">
          <w:pPr/>
        </w:pPrChange>
      </w:pPr>
    </w:p>
    <w:p w14:paraId="1EDB1487" w14:textId="77777777" w:rsidR="00C31691" w:rsidRDefault="00C31691">
      <w:pPr>
        <w:pStyle w:val="Body"/>
        <w:rPr>
          <w:rFonts w:ascii="Arial" w:hAnsi="Arial"/>
          <w:rPrChange w:id="289" w:author="Microsoft Word" w:date="2023-12-06T16:30:00Z">
            <w:rPr>
              <w:rFonts w:ascii="Arial" w:hAnsi="Arial" w:cs="Arial"/>
              <w:lang w:val="fr-CA"/>
            </w:rPr>
          </w:rPrChange>
        </w:rPr>
        <w:pPrChange w:id="290" w:author="Microsoft Word" w:date="2023-12-06T16:30:00Z">
          <w:pPr/>
        </w:pPrChange>
      </w:pPr>
    </w:p>
    <w:p w14:paraId="1CF4054D" w14:textId="0967253B" w:rsidR="00C31691" w:rsidRDefault="00C31691">
      <w:pPr>
        <w:pStyle w:val="Heading"/>
        <w:rPr>
          <w:sz w:val="36"/>
          <w:rPrChange w:id="291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pPrChange w:id="292" w:author="Microsoft Word" w:date="2023-12-06T16:30:00Z">
          <w:pPr>
            <w:pStyle w:val="Heading1"/>
          </w:pPr>
        </w:pPrChange>
      </w:pPr>
      <w:bookmarkStart w:id="293" w:name="_Toc1"/>
      <w:bookmarkStart w:id="294" w:name="_Toc152774183"/>
      <w:r>
        <w:rPr>
          <w:sz w:val="36"/>
          <w:lang w:val="fr-FR"/>
          <w:rPrChange w:id="295" w:author="Microsoft Word" w:date="2023-12-06T16:30:00Z">
            <w:rPr>
              <w:sz w:val="36"/>
              <w:szCs w:val="36"/>
              <w:lang w:val="fr-CA"/>
            </w:rPr>
          </w:rPrChange>
        </w:rPr>
        <w:t xml:space="preserve">Diagrammes </w:t>
      </w:r>
      <w:r w:rsidR="0011421C">
        <w:rPr>
          <w:sz w:val="36"/>
          <w:lang w:val="fr-FR"/>
          <w:rPrChange w:id="296" w:author="Microsoft Word" w:date="2023-12-06T16:30:00Z">
            <w:rPr>
              <w:sz w:val="36"/>
              <w:szCs w:val="36"/>
              <w:lang w:val="fr-CA"/>
            </w:rPr>
          </w:rPrChange>
        </w:rPr>
        <w:t>des</w:t>
      </w:r>
      <w:r>
        <w:rPr>
          <w:sz w:val="36"/>
          <w:lang w:val="fr-FR"/>
          <w:rPrChange w:id="297" w:author="Microsoft Word" w:date="2023-12-06T16:30:00Z">
            <w:rPr>
              <w:sz w:val="36"/>
              <w:szCs w:val="36"/>
              <w:lang w:val="fr-CA"/>
            </w:rPr>
          </w:rPrChange>
        </w:rPr>
        <w:t xml:space="preserve"> classes UML</w:t>
      </w:r>
      <w:r w:rsidR="001110E3">
        <w:rPr>
          <w:sz w:val="36"/>
          <w:lang w:val="fr-FR"/>
          <w:rPrChange w:id="298" w:author="Microsoft Word" w:date="2023-12-06T16:30:00Z">
            <w:rPr>
              <w:sz w:val="36"/>
              <w:szCs w:val="36"/>
              <w:lang w:val="fr-CA"/>
            </w:rPr>
          </w:rPrChange>
        </w:rPr>
        <w:t xml:space="preserve"> (un PDF de plus haute qualité est disponible avec ce document)</w:t>
      </w:r>
      <w:r>
        <w:rPr>
          <w:sz w:val="36"/>
          <w:lang w:val="fr-FR"/>
          <w:rPrChange w:id="299" w:author="Microsoft Word" w:date="2023-12-06T16:30:00Z">
            <w:rPr>
              <w:sz w:val="36"/>
              <w:szCs w:val="36"/>
              <w:lang w:val="fr-CA"/>
            </w:rPr>
          </w:rPrChange>
        </w:rPr>
        <w:t>:</w:t>
      </w:r>
      <w:bookmarkEnd w:id="293"/>
      <w:bookmarkEnd w:id="294"/>
    </w:p>
    <w:p w14:paraId="3CDF169E" w14:textId="77777777" w:rsidR="009645C3" w:rsidRDefault="008E6C48">
      <w:pPr>
        <w:pStyle w:val="Body"/>
        <w:rPr>
          <w:del w:id="300" w:author="Microsoft Word" w:date="2023-12-06T16:30:00Z"/>
        </w:rPr>
        <w:sectPr w:rsidR="009645C3">
          <w:headerReference w:type="default" r:id="rId14"/>
          <w:headerReference w:type="first" r:id="rId15"/>
          <w:pgSz w:w="12240" w:h="15840"/>
          <w:pgMar w:top="360" w:right="288" w:bottom="360" w:left="173" w:header="426" w:footer="425" w:gutter="0"/>
          <w:cols w:space="720"/>
          <w:titlePg/>
        </w:sectPr>
      </w:pPr>
      <w:del w:id="329" w:author="Microsoft Word" w:date="2023-12-06T16:30:00Z">
        <w:r>
          <w:rPr>
            <w:rFonts w:ascii="Arial" w:eastAsia="Arial" w:hAnsi="Arial" w:cs="Arial"/>
            <w:noProof/>
          </w:rPr>
          <w:drawing>
            <wp:inline distT="0" distB="0" distL="0" distR="0" wp14:anchorId="5573707B" wp14:editId="48AF0AA8">
              <wp:extent cx="7479666" cy="3240757"/>
              <wp:effectExtent l="0" t="0" r="0" b="0"/>
              <wp:docPr id="1073741837" name="Picture 1073741837" descr="Picture 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37" name="Picture 1" descr="Picture 1"/>
                      <pic:cNvPicPr>
                        <a:picLocks noChangeAspect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479666" cy="3240757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</w:del>
    </w:p>
    <w:p w14:paraId="1A08968E" w14:textId="1F14CB88" w:rsidR="00C31691" w:rsidRPr="008E6C48" w:rsidRDefault="0072230C" w:rsidP="00DD4BD0">
      <w:pPr>
        <w:rPr>
          <w:ins w:id="330" w:author="Microsoft Word" w:date="2023-12-06T16:30:00Z"/>
          <w:rFonts w:ascii="Arial" w:hAnsi="Arial" w:cs="Arial"/>
          <w:lang w:val="fr-CA"/>
        </w:rPr>
        <w:sectPr w:rsidR="00C31691" w:rsidRPr="008E6C48" w:rsidSect="00C31691">
          <w:pgSz w:w="15840" w:h="12240" w:orient="landscape"/>
          <w:pgMar w:top="360" w:right="288" w:bottom="360" w:left="173" w:header="432" w:footer="432" w:gutter="0"/>
          <w:cols w:space="708"/>
          <w:titlePg/>
          <w:docGrid w:linePitch="360"/>
        </w:sectPr>
      </w:pPr>
      <w:ins w:id="331" w:author="Microsoft Word" w:date="2023-12-06T16:30:00Z">
        <w:r w:rsidRPr="008E6C48">
          <w:rPr>
            <w:rFonts w:ascii="Arial" w:hAnsi="Arial" w:cs="Arial"/>
            <w:noProof/>
            <w:lang w:val="fr-CA"/>
          </w:rPr>
          <w:drawing>
            <wp:inline distT="0" distB="0" distL="0" distR="0" wp14:anchorId="33796B0B" wp14:editId="1134ACB3">
              <wp:extent cx="9804730" cy="4248150"/>
              <wp:effectExtent l="0" t="0" r="6350" b="0"/>
              <wp:docPr id="424388196" name="Picture 4243881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04730" cy="4248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3DC08F2" w14:textId="77777777" w:rsidR="00DD4BD0" w:rsidRDefault="00DD4BD0">
      <w:pPr>
        <w:pStyle w:val="Heading"/>
        <w:rPr>
          <w:sz w:val="36"/>
          <w:rPrChange w:id="332" w:author="Microsoft Word" w:date="2023-12-06T16:30:00Z">
            <w:rPr>
              <w:rFonts w:cs="Arial"/>
              <w:sz w:val="36"/>
              <w:szCs w:val="36"/>
              <w:lang w:val="fr-CA"/>
            </w:rPr>
          </w:rPrChange>
        </w:rPr>
        <w:pPrChange w:id="333" w:author="Microsoft Word" w:date="2023-12-06T16:30:00Z">
          <w:pPr>
            <w:pStyle w:val="Heading1"/>
          </w:pPr>
        </w:pPrChange>
      </w:pPr>
      <w:bookmarkStart w:id="334" w:name="_Toc2"/>
      <w:bookmarkStart w:id="335" w:name="_Toc152774184"/>
      <w:r>
        <w:rPr>
          <w:sz w:val="36"/>
          <w:lang w:val="fr-FR"/>
          <w:rPrChange w:id="336" w:author="Microsoft Word" w:date="2023-12-06T16:30:00Z">
            <w:rPr>
              <w:sz w:val="36"/>
              <w:szCs w:val="36"/>
              <w:lang w:val="fr-CA"/>
            </w:rPr>
          </w:rPrChange>
        </w:rPr>
        <w:lastRenderedPageBreak/>
        <w:t>Leçons apprises:</w:t>
      </w:r>
      <w:bookmarkEnd w:id="334"/>
      <w:bookmarkEnd w:id="335"/>
    </w:p>
    <w:p w14:paraId="5C9199B5" w14:textId="24AF6FFC" w:rsidR="00DD4BD0" w:rsidRDefault="00DD4BD0">
      <w:pPr>
        <w:pStyle w:val="Body"/>
        <w:spacing w:line="480" w:lineRule="auto"/>
        <w:ind w:firstLine="720"/>
        <w:jc w:val="both"/>
        <w:rPr>
          <w:rFonts w:ascii="Arial" w:hAnsi="Arial"/>
          <w:rPrChange w:id="337" w:author="Microsoft Word" w:date="2023-12-06T16:30:00Z">
            <w:rPr>
              <w:rFonts w:ascii="Arial" w:hAnsi="Arial" w:cs="Arial"/>
              <w:lang w:val="fr-CA"/>
            </w:rPr>
          </w:rPrChange>
        </w:rPr>
        <w:pPrChange w:id="338" w:author="Microsoft Word" w:date="2023-12-06T16:30:00Z">
          <w:pPr>
            <w:spacing w:line="480" w:lineRule="auto"/>
            <w:ind w:firstLine="720"/>
            <w:jc w:val="both"/>
          </w:pPr>
        </w:pPrChange>
      </w:pPr>
      <w:r>
        <w:rPr>
          <w:rFonts w:ascii="Arial" w:hAnsi="Arial"/>
          <w:sz w:val="24"/>
          <w:rPrChange w:id="339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Nous avons appris plein de choses avec ce projet. Nous avons appris</w:t>
      </w:r>
      <w:r w:rsidR="006F1D52">
        <w:rPr>
          <w:rFonts w:ascii="Arial" w:hAnsi="Arial"/>
          <w:sz w:val="24"/>
        </w:rPr>
        <w:t xml:space="preserve"> à faire comme par exemple,</w:t>
      </w:r>
      <w:r>
        <w:rPr>
          <w:rFonts w:ascii="Arial" w:hAnsi="Arial"/>
          <w:sz w:val="24"/>
          <w:rPrChange w:id="340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des diagrammes UML</w:t>
      </w:r>
      <w:ins w:id="341" w:author="Microsoft Word" w:date="2023-12-06T16:30:00Z">
        <w:r w:rsidR="001E1780" w:rsidRPr="008E6C48">
          <w:rPr>
            <w:rFonts w:ascii="Arial" w:hAnsi="Arial" w:cs="Arial"/>
            <w:sz w:val="24"/>
            <w:szCs w:val="24"/>
            <w:lang w:val="fr-CA"/>
          </w:rPr>
          <w:t xml:space="preserve"> de façon efficace</w:t>
        </w:r>
      </w:ins>
      <w:r>
        <w:rPr>
          <w:rFonts w:ascii="Arial" w:hAnsi="Arial"/>
          <w:sz w:val="24"/>
          <w:rPrChange w:id="342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, ou </w:t>
      </w:r>
      <w:r w:rsidR="006F1D52">
        <w:rPr>
          <w:rFonts w:ascii="Arial" w:hAnsi="Arial"/>
          <w:sz w:val="24"/>
        </w:rPr>
        <w:t xml:space="preserve">à </w:t>
      </w:r>
      <w:r>
        <w:rPr>
          <w:rFonts w:ascii="Arial" w:hAnsi="Arial"/>
          <w:sz w:val="24"/>
          <w:rPrChange w:id="343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faire des tests unitaires pour tester l</w:t>
      </w:r>
      <w:r w:rsidR="003412D4">
        <w:rPr>
          <w:rFonts w:ascii="Arial" w:hAnsi="Arial"/>
          <w:sz w:val="24"/>
          <w:rPrChange w:id="344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es</w:t>
      </w:r>
      <w:r>
        <w:rPr>
          <w:rFonts w:ascii="Arial" w:hAnsi="Arial"/>
          <w:sz w:val="24"/>
          <w:rPrChange w:id="345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</w:t>
      </w:r>
      <w:r w:rsidR="003412D4">
        <w:rPr>
          <w:rFonts w:ascii="Arial" w:hAnsi="Arial"/>
          <w:sz w:val="24"/>
          <w:rPrChange w:id="346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fonctionnalités</w:t>
      </w:r>
      <w:r>
        <w:rPr>
          <w:rFonts w:ascii="Arial" w:hAnsi="Arial"/>
          <w:sz w:val="24"/>
          <w:rPrChange w:id="347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</w:t>
      </w:r>
      <w:r w:rsidR="003412D4">
        <w:rPr>
          <w:rFonts w:ascii="Arial" w:hAnsi="Arial"/>
          <w:sz w:val="24"/>
          <w:rPrChange w:id="348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de</w:t>
      </w:r>
      <w:r>
        <w:rPr>
          <w:rFonts w:ascii="Arial" w:hAnsi="Arial"/>
          <w:sz w:val="24"/>
          <w:rPrChange w:id="349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nos </w:t>
      </w:r>
      <w:r w:rsidR="003412D4">
        <w:rPr>
          <w:rFonts w:ascii="Arial" w:hAnsi="Arial"/>
          <w:sz w:val="24"/>
          <w:rPrChange w:id="350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méthodes</w:t>
      </w:r>
      <w:r>
        <w:rPr>
          <w:rFonts w:ascii="Arial" w:hAnsi="Arial"/>
          <w:sz w:val="24"/>
          <w:rPrChange w:id="351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. Mais le plus Important est que nous avons appris </w:t>
      </w:r>
      <w:r w:rsidR="003412D4">
        <w:rPr>
          <w:rFonts w:ascii="Arial" w:hAnsi="Arial"/>
          <w:sz w:val="24"/>
          <w:rPrChange w:id="352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à</w:t>
      </w:r>
      <w:r>
        <w:rPr>
          <w:rFonts w:ascii="Arial" w:hAnsi="Arial"/>
          <w:sz w:val="24"/>
          <w:rPrChange w:id="353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utiliser Android Studio </w:t>
      </w:r>
      <w:ins w:id="354" w:author="Microsoft Word" w:date="2023-12-06T16:30:00Z">
        <w:r w:rsidR="001E1780" w:rsidRPr="008E6C48">
          <w:rPr>
            <w:rFonts w:ascii="Arial" w:hAnsi="Arial" w:cs="Arial"/>
            <w:sz w:val="24"/>
            <w:szCs w:val="24"/>
            <w:lang w:val="fr-CA"/>
          </w:rPr>
          <w:t xml:space="preserve">et </w:t>
        </w:r>
        <w:r w:rsidR="00F45151" w:rsidRPr="008E6C48">
          <w:rPr>
            <w:rFonts w:ascii="Arial" w:hAnsi="Arial" w:cs="Arial"/>
            <w:sz w:val="24"/>
            <w:szCs w:val="24"/>
            <w:lang w:val="fr-CA"/>
          </w:rPr>
          <w:t xml:space="preserve">nous nous sommes familiarisés avec des bases de données asynchrones tel que </w:t>
        </w:r>
        <w:proofErr w:type="spellStart"/>
        <w:r w:rsidR="00F45151" w:rsidRPr="008E6C48">
          <w:rPr>
            <w:rFonts w:ascii="Arial" w:hAnsi="Arial" w:cs="Arial"/>
            <w:sz w:val="24"/>
            <w:szCs w:val="24"/>
            <w:lang w:val="fr-CA"/>
          </w:rPr>
          <w:t>Firebase</w:t>
        </w:r>
        <w:proofErr w:type="spellEnd"/>
        <w:r w:rsidR="00F45151" w:rsidRPr="008E6C48">
          <w:rPr>
            <w:rFonts w:ascii="Arial" w:hAnsi="Arial" w:cs="Arial"/>
            <w:sz w:val="24"/>
            <w:szCs w:val="24"/>
            <w:lang w:val="fr-CA"/>
          </w:rPr>
          <w:t xml:space="preserve"> </w:t>
        </w:r>
      </w:ins>
      <w:r>
        <w:rPr>
          <w:rFonts w:ascii="Arial" w:hAnsi="Arial"/>
          <w:sz w:val="24"/>
          <w:rPrChange w:id="355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pendant ce semestre, </w:t>
      </w:r>
      <w:del w:id="356" w:author="Microsoft Word" w:date="2023-12-06T16:30:00Z">
        <w:r w:rsidR="008E6C48">
          <w:rPr>
            <w:rFonts w:ascii="Arial" w:hAnsi="Arial"/>
            <w:sz w:val="24"/>
            <w:szCs w:val="24"/>
          </w:rPr>
          <w:delText xml:space="preserve">ce </w:delText>
        </w:r>
      </w:del>
      <w:r w:rsidR="00F45151">
        <w:rPr>
          <w:rFonts w:ascii="Arial" w:hAnsi="Arial"/>
          <w:sz w:val="24"/>
          <w:rPrChange w:id="357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qui </w:t>
      </w:r>
      <w:del w:id="358" w:author="Microsoft Word" w:date="2023-12-06T16:30:00Z">
        <w:r w:rsidR="008E6C48">
          <w:rPr>
            <w:rFonts w:ascii="Arial" w:hAnsi="Arial"/>
            <w:sz w:val="24"/>
            <w:szCs w:val="24"/>
          </w:rPr>
          <w:delText>est un outil</w:delText>
        </w:r>
      </w:del>
      <w:ins w:id="359" w:author="Microsoft Word" w:date="2023-12-06T16:30:00Z">
        <w:r w:rsidR="00F45151" w:rsidRPr="008E6C48">
          <w:rPr>
            <w:rFonts w:ascii="Arial" w:hAnsi="Arial" w:cs="Arial"/>
            <w:sz w:val="24"/>
            <w:szCs w:val="24"/>
            <w:lang w:val="fr-CA"/>
          </w:rPr>
          <w:t xml:space="preserve">sont tous les deux des </w:t>
        </w:r>
        <w:r w:rsidRPr="008E6C48">
          <w:rPr>
            <w:rFonts w:ascii="Arial" w:hAnsi="Arial" w:cs="Arial"/>
            <w:sz w:val="24"/>
            <w:szCs w:val="24"/>
            <w:lang w:val="fr-CA"/>
          </w:rPr>
          <w:t>outil</w:t>
        </w:r>
        <w:r w:rsidR="00F45151" w:rsidRPr="008E6C48">
          <w:rPr>
            <w:rFonts w:ascii="Arial" w:hAnsi="Arial" w:cs="Arial"/>
            <w:sz w:val="24"/>
            <w:szCs w:val="24"/>
            <w:lang w:val="fr-CA"/>
          </w:rPr>
          <w:t>s</w:t>
        </w:r>
      </w:ins>
      <w:r>
        <w:rPr>
          <w:rFonts w:ascii="Arial" w:hAnsi="Arial"/>
          <w:sz w:val="24"/>
          <w:rPrChange w:id="360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qui pourrait </w:t>
      </w:r>
      <w:r w:rsidR="003412D4">
        <w:rPr>
          <w:rFonts w:ascii="Arial" w:hAnsi="Arial"/>
          <w:sz w:val="24"/>
          <w:rPrChange w:id="361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être</w:t>
      </w:r>
      <w:r>
        <w:rPr>
          <w:rFonts w:ascii="Arial" w:hAnsi="Arial"/>
          <w:sz w:val="24"/>
          <w:rPrChange w:id="362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 xml:space="preserve"> essentiel dans </w:t>
      </w:r>
      <w:r w:rsidR="003412D4">
        <w:rPr>
          <w:rFonts w:ascii="Arial" w:hAnsi="Arial"/>
          <w:sz w:val="24"/>
          <w:rPrChange w:id="363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le futur</w:t>
      </w:r>
      <w:ins w:id="364" w:author="Microsoft Word" w:date="2023-12-06T16:30:00Z">
        <w:r w:rsidR="00F45151" w:rsidRPr="008E6C48">
          <w:rPr>
            <w:rFonts w:ascii="Arial" w:hAnsi="Arial" w:cs="Arial"/>
            <w:sz w:val="24"/>
            <w:szCs w:val="24"/>
            <w:lang w:val="fr-CA"/>
          </w:rPr>
          <w:t xml:space="preserve"> dans nos carrières académiques et professionnelles</w:t>
        </w:r>
      </w:ins>
      <w:r>
        <w:rPr>
          <w:rFonts w:ascii="Arial" w:hAnsi="Arial"/>
          <w:sz w:val="24"/>
          <w:rPrChange w:id="365" w:author="Microsoft Word" w:date="2023-12-06T16:30:00Z">
            <w:rPr>
              <w:rFonts w:ascii="Arial" w:eastAsia="Arial Unicode MS" w:hAnsi="Arial" w:cs="Arial"/>
              <w:color w:val="auto"/>
              <w:spacing w:val="0"/>
              <w:kern w:val="0"/>
              <w:sz w:val="24"/>
              <w:szCs w:val="24"/>
              <w:lang w:val="fr-CA"/>
            </w:rPr>
          </w:rPrChange>
        </w:rPr>
        <w:t>.</w:t>
      </w:r>
      <w:r w:rsidR="003D3E74">
        <w:rPr>
          <w:rFonts w:ascii="Arial" w:hAnsi="Arial"/>
          <w:sz w:val="24"/>
        </w:rPr>
        <w:t xml:space="preserve"> Une autre </w:t>
      </w:r>
      <w:r w:rsidR="006F1D52">
        <w:rPr>
          <w:rFonts w:ascii="Arial" w:hAnsi="Arial"/>
          <w:sz w:val="24"/>
        </w:rPr>
        <w:t>compétence</w:t>
      </w:r>
      <w:r w:rsidR="003D3E74">
        <w:rPr>
          <w:rFonts w:ascii="Arial" w:hAnsi="Arial"/>
          <w:sz w:val="24"/>
        </w:rPr>
        <w:t xml:space="preserve"> très important qu’on a appris est la gestion du temps. </w:t>
      </w:r>
      <w:r w:rsidR="006F1D52" w:rsidRPr="006F1D52">
        <w:rPr>
          <w:rFonts w:ascii="Arial" w:hAnsi="Arial"/>
          <w:sz w:val="24"/>
        </w:rPr>
        <w:t>Nous avons appris à gérer notre emploi du temps de manière à réserver suffisamment de temps pour nous consacrer au projet.</w:t>
      </w:r>
      <w:r w:rsidR="006F1D52">
        <w:rPr>
          <w:rFonts w:ascii="Arial" w:hAnsi="Arial"/>
          <w:sz w:val="24"/>
        </w:rPr>
        <w:t xml:space="preserve"> </w:t>
      </w:r>
      <w:r w:rsidR="003E488B">
        <w:rPr>
          <w:rFonts w:ascii="Arial" w:hAnsi="Arial"/>
          <w:sz w:val="24"/>
        </w:rPr>
        <w:t xml:space="preserve">Encore, tout cela ne serait pas possibles sans la contribution de tout les membres du groupes, c’est-à-dire une bonne collaboration entre tout les membres du groupe. La collaboration, ainsi que la communication ont </w:t>
      </w:r>
      <w:r w:rsidR="006F1D52">
        <w:rPr>
          <w:rFonts w:ascii="Arial" w:hAnsi="Arial"/>
          <w:sz w:val="24"/>
        </w:rPr>
        <w:t>alors</w:t>
      </w:r>
      <w:r w:rsidR="003E488B">
        <w:rPr>
          <w:rFonts w:ascii="Arial" w:hAnsi="Arial"/>
          <w:sz w:val="24"/>
        </w:rPr>
        <w:t xml:space="preserve"> joué des rôles clés dans le succès du projet.</w:t>
      </w:r>
    </w:p>
    <w:p w14:paraId="58C2A405" w14:textId="77777777" w:rsidR="00DD4BD0" w:rsidRPr="008E6C48" w:rsidRDefault="00DD4BD0" w:rsidP="00DD4BD0">
      <w:pPr>
        <w:pStyle w:val="Heading1"/>
        <w:rPr>
          <w:ins w:id="366" w:author="Microsoft Word" w:date="2023-12-06T16:30:00Z"/>
          <w:rFonts w:cs="Arial"/>
          <w:lang w:val="fr-CA"/>
        </w:rPr>
      </w:pPr>
    </w:p>
    <w:p w14:paraId="207BBBBA" w14:textId="77777777" w:rsidR="0080733A" w:rsidRDefault="0080733A">
      <w:pPr>
        <w:pStyle w:val="Heading"/>
        <w:rPr>
          <w:lang w:val="fr-FR"/>
          <w:rPrChange w:id="367" w:author="Microsoft Word" w:date="2023-12-06T16:30:00Z">
            <w:rPr>
              <w:rFonts w:ascii="Arial" w:eastAsia="MS Gothic" w:hAnsi="Arial" w:cs="Arial"/>
              <w:kern w:val="2"/>
              <w:sz w:val="32"/>
              <w:szCs w:val="32"/>
              <w:lang w:val="fr-CA"/>
            </w:rPr>
          </w:rPrChange>
        </w:rPr>
        <w:pPrChange w:id="368" w:author="Microsoft Word" w:date="2023-12-06T16:30:00Z">
          <w:pPr/>
        </w:pPrChange>
      </w:pPr>
      <w:ins w:id="369" w:author="Microsoft Word" w:date="2023-12-06T16:30:00Z">
        <w:r w:rsidRPr="008E6C48">
          <w:rPr>
            <w:sz w:val="32"/>
            <w:szCs w:val="32"/>
            <w:lang w:val="fr-CA"/>
          </w:rPr>
          <w:br w:type="page"/>
        </w:r>
      </w:ins>
    </w:p>
    <w:p w14:paraId="3E1B49E7" w14:textId="70419EF3" w:rsidR="00DD4BD0" w:rsidRDefault="00DD4BD0">
      <w:pPr>
        <w:pStyle w:val="Heading"/>
        <w:rPr>
          <w:sz w:val="32"/>
          <w:rPrChange w:id="370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pPrChange w:id="371" w:author="Microsoft Word" w:date="2023-12-06T16:30:00Z">
          <w:pPr>
            <w:pStyle w:val="Heading1"/>
          </w:pPr>
        </w:pPrChange>
      </w:pPr>
      <w:bookmarkStart w:id="372" w:name="_Toc3"/>
      <w:bookmarkStart w:id="373" w:name="_Toc152774185"/>
      <w:r>
        <w:rPr>
          <w:sz w:val="32"/>
          <w:lang w:val="fr-FR"/>
          <w:rPrChange w:id="374" w:author="Microsoft Word" w:date="2023-12-06T16:30:00Z">
            <w:rPr>
              <w:sz w:val="32"/>
              <w:szCs w:val="32"/>
              <w:lang w:val="fr-CA"/>
            </w:rPr>
          </w:rPrChange>
        </w:rPr>
        <w:lastRenderedPageBreak/>
        <w:t xml:space="preserve">Rôles de chacun des membres de l'équipe </w:t>
      </w:r>
      <w:r w:rsidR="00545E9A">
        <w:rPr>
          <w:sz w:val="32"/>
          <w:lang w:val="fr-FR"/>
          <w:rPrChange w:id="375" w:author="Microsoft Word" w:date="2023-12-06T16:30:00Z">
            <w:rPr>
              <w:sz w:val="32"/>
              <w:szCs w:val="32"/>
              <w:lang w:val="fr-CA"/>
            </w:rPr>
          </w:rPrChange>
        </w:rPr>
        <w:t>pour</w:t>
      </w:r>
      <w:r>
        <w:rPr>
          <w:sz w:val="32"/>
          <w:lang w:val="fr-FR"/>
          <w:rPrChange w:id="376" w:author="Microsoft Word" w:date="2023-12-06T16:30:00Z">
            <w:rPr>
              <w:sz w:val="32"/>
              <w:szCs w:val="32"/>
              <w:lang w:val="fr-CA"/>
            </w:rPr>
          </w:rPrChange>
        </w:rPr>
        <w:t xml:space="preserve"> chaque livrable:</w:t>
      </w:r>
      <w:bookmarkEnd w:id="372"/>
      <w:bookmarkEnd w:id="373"/>
    </w:p>
    <w:tbl>
      <w:tblPr>
        <w:tblW w:w="45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  <w:tblPrChange w:id="377" w:author="Microsoft Word" w:date="2023-12-06T16:30:00Z">
          <w:tblPr>
            <w:tblW w:w="9985" w:type="dxa"/>
            <w:tblLook w:val="04A0" w:firstRow="1" w:lastRow="0" w:firstColumn="1" w:lastColumn="0" w:noHBand="0" w:noVBand="1"/>
          </w:tblPr>
        </w:tblPrChange>
      </w:tblPr>
      <w:tblGrid>
        <w:gridCol w:w="1526"/>
        <w:gridCol w:w="1527"/>
        <w:gridCol w:w="1527"/>
        <w:tblGridChange w:id="378">
          <w:tblGrid>
            <w:gridCol w:w="2500"/>
            <w:gridCol w:w="3345"/>
            <w:gridCol w:w="4140"/>
          </w:tblGrid>
        </w:tblGridChange>
      </w:tblGrid>
      <w:tr w:rsidR="00570153" w:rsidRPr="008E6C48" w14:paraId="48AE1966" w14:textId="7CD68F23">
        <w:trPr>
          <w:trHeight w:val="250"/>
          <w:trPrChange w:id="379" w:author="Microsoft Word" w:date="2023-12-06T16:30:00Z">
            <w:trPr>
              <w:trHeight w:val="288"/>
            </w:trPr>
          </w:trPrChange>
        </w:trPr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380" w:author="Microsoft Word" w:date="2023-12-06T16:30:00Z">
              <w:tcPr>
                <w:tcW w:w="250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1E21FB3E" w14:textId="589458D2" w:rsidR="00570153" w:rsidRPr="008E6C48" w:rsidRDefault="00570153" w:rsidP="00CF1B66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381" w:author="Microsoft Word" w:date="2023-12-06T16:30:00Z">
              <w:tcPr>
                <w:tcW w:w="33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</w:tcPr>
            </w:tcPrChange>
          </w:tcPr>
          <w:p w14:paraId="214755AA" w14:textId="4E2049C1" w:rsidR="00570153" w:rsidRDefault="00570153">
            <w:pPr>
              <w:pStyle w:val="Body"/>
              <w:jc w:val="center"/>
              <w:rPr>
                <w:rPrChange w:id="382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383" w:author="Microsoft Word" w:date="2023-12-06T16:30:00Z">
                <w:pPr>
                  <w:jc w:val="center"/>
                </w:pPr>
              </w:pPrChange>
            </w:pP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384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Livrable</w:t>
            </w:r>
            <w:proofErr w:type="spellEnd"/>
            <w:r>
              <w:rPr>
                <w:rFonts w:ascii="Calibri" w:hAnsi="Calibri"/>
                <w:spacing w:val="0"/>
                <w:kern w:val="0"/>
                <w:lang w:val="en-US"/>
                <w:rPrChange w:id="385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 xml:space="preserve"> 1</w:t>
            </w: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386" w:author="Microsoft Word" w:date="2023-12-06T16:30:00Z">
              <w:tcPr>
                <w:tcW w:w="4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4E3E2900" w14:textId="0D96D9FA" w:rsidR="00570153" w:rsidRPr="008E6C48" w:rsidRDefault="00570153" w:rsidP="00CF1B66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387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Livrable 2</w:t>
              </w:r>
            </w:ins>
          </w:p>
        </w:tc>
      </w:tr>
      <w:tr w:rsidR="00C82B78" w:rsidRPr="008E6C48" w14:paraId="339110FC" w14:textId="149B8510">
        <w:trPr>
          <w:trHeight w:val="250"/>
          <w:trPrChange w:id="388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389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5A113233" w14:textId="77777777" w:rsidR="00C82B78" w:rsidRDefault="00C82B78">
            <w:pPr>
              <w:pStyle w:val="Body"/>
              <w:jc w:val="center"/>
              <w:rPr>
                <w:rPrChange w:id="390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391" w:author="Microsoft Word" w:date="2023-12-06T16:30:00Z">
                <w:pPr>
                  <w:jc w:val="center"/>
                </w:pPr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392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Nom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393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60BFA7B1" w14:textId="423781C5" w:rsidR="00C82B78" w:rsidRDefault="00C82B78">
            <w:pPr>
              <w:pStyle w:val="Body"/>
              <w:jc w:val="center"/>
              <w:rPr>
                <w:rPrChange w:id="394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395" w:author="Microsoft Word" w:date="2023-12-06T16:30:00Z">
                <w:pPr>
                  <w:jc w:val="center"/>
                </w:pPr>
              </w:pPrChange>
            </w:pPr>
            <w:r>
              <w:rPr>
                <w:rFonts w:ascii="Calibri" w:hAnsi="Calibri"/>
                <w:spacing w:val="0"/>
                <w:kern w:val="0"/>
                <w:rPrChange w:id="396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C</w:t>
            </w: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397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ontribution</w:t>
            </w:r>
            <w:proofErr w:type="spellEnd"/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398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D4C7FA5" w14:textId="687A3896" w:rsidR="00C82B78" w:rsidRPr="008E6C48" w:rsidRDefault="00570153" w:rsidP="00CF1B66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399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Contribution</w:t>
              </w:r>
            </w:ins>
          </w:p>
        </w:tc>
      </w:tr>
      <w:tr w:rsidR="00C82B78" w:rsidRPr="008E6C48" w14:paraId="08A3031F" w14:textId="2AA868FC">
        <w:trPr>
          <w:trHeight w:val="250"/>
          <w:trPrChange w:id="400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01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5F456BA9" w14:textId="77777777" w:rsidR="00C82B78" w:rsidRDefault="00C82B78">
            <w:pPr>
              <w:pStyle w:val="Body"/>
              <w:rPr>
                <w:rPrChange w:id="402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03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04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William Mallette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05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540239D" w14:textId="7B82C44A" w:rsidR="00C82B78" w:rsidRDefault="00C82B78" w:rsidP="000F1EBB">
            <w:pPr>
              <w:rPr>
                <w:rPrChange w:id="406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</w:pPr>
            <w:ins w:id="407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L’ajout du compatibilité </w:t>
              </w:r>
              <w:proofErr w:type="spellStart"/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Firebase</w:t>
              </w:r>
              <w:proofErr w:type="spellEnd"/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br/>
                <w:t>Implémentation des activités et des systèmes de validation</w:t>
              </w:r>
            </w:ins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08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B7761C3" w14:textId="77777777" w:rsidR="00570153" w:rsidRPr="008E6C48" w:rsidRDefault="00570153" w:rsidP="000F1EBB">
            <w:pPr>
              <w:rPr>
                <w:ins w:id="409" w:author="Microsoft Word" w:date="2023-12-06T16:30:00Z"/>
                <w:rFonts w:ascii="Calibri" w:eastAsia="Times New Roman" w:hAnsi="Calibri" w:cs="Calibri"/>
                <w:szCs w:val="22"/>
                <w:lang w:val="fr-CA" w:eastAsia="zh-CN"/>
              </w:rPr>
            </w:pPr>
            <w:ins w:id="410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Capacité de supprimer des comptes </w:t>
              </w:r>
            </w:ins>
          </w:p>
          <w:p w14:paraId="19D05F05" w14:textId="7DEE30A8" w:rsidR="00C82B78" w:rsidRPr="008E6C48" w:rsidRDefault="00570153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11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Capacité de créer et modifier des services globaux</w:t>
              </w:r>
            </w:ins>
          </w:p>
        </w:tc>
      </w:tr>
      <w:tr w:rsidR="00C82B78" w:rsidRPr="008E6C48" w14:paraId="0810EAD0" w14:textId="42B6ED4C">
        <w:trPr>
          <w:trHeight w:val="250"/>
          <w:trPrChange w:id="412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13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0BB81DE" w14:textId="77777777" w:rsidR="00C82B78" w:rsidRDefault="00C82B78">
            <w:pPr>
              <w:pStyle w:val="Body"/>
              <w:rPr>
                <w:rPrChange w:id="414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15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16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Andy How Hok Hium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17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4721809" w14:textId="0D5C2B8E" w:rsidR="00C82B78" w:rsidRDefault="00C82B78">
            <w:pPr>
              <w:pStyle w:val="Body"/>
              <w:rPr>
                <w:rPrChange w:id="418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19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20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 </w:t>
            </w:r>
            <w:r w:rsidR="003D3E74">
              <w:rPr>
                <w:rFonts w:ascii="Calibri" w:hAnsi="Calibri"/>
                <w:spacing w:val="0"/>
                <w:kern w:val="0"/>
                <w:lang w:val="en-US"/>
              </w:rPr>
              <w:t>Welcome screen after logging in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21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EBA673B" w14:textId="30FE8CA5" w:rsidR="00C82B78" w:rsidRPr="008E6C48" w:rsidRDefault="00570153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22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Test unitaire</w:t>
              </w:r>
            </w:ins>
          </w:p>
        </w:tc>
      </w:tr>
      <w:tr w:rsidR="00C82B78" w:rsidRPr="008E6C48" w14:paraId="41127256" w14:textId="6AEFB101">
        <w:trPr>
          <w:trHeight w:val="250"/>
          <w:trPrChange w:id="423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24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C0CE35D" w14:textId="77777777" w:rsidR="00C82B78" w:rsidRDefault="00C82B78">
            <w:pPr>
              <w:pStyle w:val="Body"/>
              <w:rPr>
                <w:rPrChange w:id="425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26" w:author="Microsoft Word" w:date="2023-12-06T16:30:00Z">
                <w:pPr/>
              </w:pPrChange>
            </w:pP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427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Chenliwei</w:t>
            </w:r>
            <w:proofErr w:type="spellEnd"/>
            <w:r>
              <w:rPr>
                <w:rFonts w:ascii="Calibri" w:hAnsi="Calibri"/>
                <w:spacing w:val="0"/>
                <w:kern w:val="0"/>
                <w:lang w:val="en-US"/>
                <w:rPrChange w:id="428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 xml:space="preserve"> Zhou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29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57B2A4B" w14:textId="77777777" w:rsidR="00C82B78" w:rsidRDefault="00C82B78">
            <w:pPr>
              <w:pStyle w:val="Body"/>
              <w:rPr>
                <w:rPrChange w:id="430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31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32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 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33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8666E06" w14:textId="77777777" w:rsidR="00C82B78" w:rsidRPr="008E6C48" w:rsidRDefault="00C82B78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</w:tr>
      <w:tr w:rsidR="00C82B78" w:rsidRPr="008E6C48" w14:paraId="3DB9BD83" w14:textId="11310052">
        <w:trPr>
          <w:trHeight w:val="490"/>
          <w:trPrChange w:id="434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35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7BB92714" w14:textId="77777777" w:rsidR="00C82B78" w:rsidRDefault="00C82B78">
            <w:pPr>
              <w:pStyle w:val="Body"/>
              <w:rPr>
                <w:rPrChange w:id="436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37" w:author="Microsoft Word" w:date="2023-12-06T16:30:00Z">
                <w:pPr/>
              </w:pPrChange>
            </w:pP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438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Javisen</w:t>
            </w:r>
            <w:proofErr w:type="spellEnd"/>
            <w:r>
              <w:rPr>
                <w:rFonts w:ascii="Calibri" w:hAnsi="Calibri"/>
                <w:spacing w:val="0"/>
                <w:kern w:val="0"/>
                <w:lang w:val="en-US"/>
                <w:rPrChange w:id="439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 xml:space="preserve"> </w:t>
            </w: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440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Katherasa</w:t>
            </w:r>
            <w:proofErr w:type="spellEnd"/>
            <w:r>
              <w:rPr>
                <w:rFonts w:ascii="Calibri" w:hAnsi="Calibri"/>
                <w:spacing w:val="0"/>
                <w:kern w:val="0"/>
                <w:lang w:val="en-US"/>
                <w:rPrChange w:id="441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 xml:space="preserve"> Pillay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42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91D224E" w14:textId="77777777" w:rsidR="00C82B78" w:rsidRDefault="00C82B78">
            <w:pPr>
              <w:pStyle w:val="Body"/>
              <w:rPr>
                <w:rPrChange w:id="443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44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45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 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46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FE60DFA" w14:textId="77777777" w:rsidR="00C82B78" w:rsidRPr="008E6C48" w:rsidRDefault="00C82B78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</w:tr>
      <w:tr w:rsidR="00C82B78" w:rsidRPr="008E6C48" w14:paraId="4C572FDA" w14:textId="720E2B24">
        <w:trPr>
          <w:trHeight w:val="970"/>
          <w:trPrChange w:id="447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48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A826C1" w14:textId="77777777" w:rsidR="00C82B78" w:rsidRDefault="00C82B78">
            <w:pPr>
              <w:pStyle w:val="Body"/>
              <w:rPr>
                <w:rPrChange w:id="449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50" w:author="Microsoft Word" w:date="2023-12-06T16:30:00Z">
                <w:pPr/>
              </w:pPrChange>
            </w:pP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451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Penghao</w:t>
            </w:r>
            <w:proofErr w:type="spellEnd"/>
            <w:r>
              <w:rPr>
                <w:rFonts w:ascii="Calibri" w:hAnsi="Calibri"/>
                <w:spacing w:val="0"/>
                <w:kern w:val="0"/>
                <w:lang w:val="en-US"/>
                <w:rPrChange w:id="452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 xml:space="preserve"> Yuan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53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62E37D9F" w14:textId="487E75D5" w:rsidR="00C82B78" w:rsidRDefault="008E6C48">
            <w:pPr>
              <w:pStyle w:val="Body"/>
              <w:rPr>
                <w:rPrChange w:id="454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55" w:author="Microsoft Word" w:date="2023-12-06T16:30:00Z">
                <w:pPr/>
              </w:pPrChange>
            </w:pPr>
            <w:del w:id="456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  <w:r w:rsidR="00CB6CD5">
              <w:rPr>
                <w:rFonts w:ascii="Calibri" w:hAnsi="Calibri"/>
                <w:spacing w:val="0"/>
                <w:kern w:val="0"/>
                <w:lang w:val="en-US"/>
                <w:rPrChange w:id="457" w:author="Microsoft Word" w:date="2023-12-06T16:30:00Z">
                  <w:rPr>
                    <w:rFonts w:ascii="Calibri" w:eastAsia="Calibri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/>
                  </w:rPr>
                </w:rPrChange>
              </w:rPr>
              <w:t xml:space="preserve">UML diagram, GitHub </w:t>
            </w:r>
            <w:proofErr w:type="spellStart"/>
            <w:r w:rsidR="00CB6CD5">
              <w:rPr>
                <w:rFonts w:ascii="Calibri" w:hAnsi="Calibri"/>
                <w:spacing w:val="0"/>
                <w:kern w:val="0"/>
                <w:lang w:val="en-US"/>
                <w:rPrChange w:id="458" w:author="Microsoft Word" w:date="2023-12-06T16:30:00Z">
                  <w:rPr>
                    <w:rFonts w:ascii="Calibri" w:eastAsia="Calibri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/>
                  </w:rPr>
                </w:rPrChange>
              </w:rPr>
              <w:t>equipe</w:t>
            </w:r>
            <w:proofErr w:type="spellEnd"/>
            <w:r w:rsidR="00CB6CD5">
              <w:rPr>
                <w:rFonts w:ascii="Calibri" w:hAnsi="Calibri"/>
                <w:spacing w:val="0"/>
                <w:kern w:val="0"/>
                <w:lang w:val="en-US"/>
                <w:rPrChange w:id="459" w:author="Microsoft Word" w:date="2023-12-06T16:30:00Z">
                  <w:rPr>
                    <w:rFonts w:ascii="Calibri" w:eastAsia="Calibri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/>
                  </w:rPr>
                </w:rPrChange>
              </w:rPr>
              <w:t>, code implementation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60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49A0A80" w14:textId="57A46137" w:rsidR="00C82B78" w:rsidRPr="008E6C48" w:rsidRDefault="001952BC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61" w:author="Microsoft Word" w:date="2023-12-06T16:30:00Z">
              <w:r w:rsidRPr="008E6C48">
                <w:rPr>
                  <w:rFonts w:ascii="Calibri" w:eastAsia="Calibri" w:hAnsi="Calibri" w:cs="Calibri"/>
                  <w:lang w:val="fr-CA"/>
                </w:rPr>
                <w:t xml:space="preserve">UML </w:t>
              </w:r>
              <w:proofErr w:type="spellStart"/>
              <w:r w:rsidRPr="008E6C48">
                <w:rPr>
                  <w:rFonts w:ascii="Calibri" w:eastAsia="Calibri" w:hAnsi="Calibri" w:cs="Calibri"/>
                  <w:lang w:val="fr-CA"/>
                </w:rPr>
                <w:t>diagram</w:t>
              </w:r>
            </w:ins>
            <w:proofErr w:type="spellEnd"/>
          </w:p>
        </w:tc>
      </w:tr>
    </w:tbl>
    <w:p w14:paraId="0BF04F09" w14:textId="0DEC90F2" w:rsidR="00634487" w:rsidRDefault="00634487">
      <w:pPr>
        <w:pStyle w:val="Heading"/>
        <w:widowControl w:val="0"/>
        <w:rPr>
          <w:sz w:val="32"/>
          <w:rPrChange w:id="462" w:author="Microsoft Word" w:date="2023-12-06T16:30:00Z">
            <w:rPr>
              <w:lang w:val="fr-CA"/>
            </w:rPr>
          </w:rPrChange>
        </w:rPr>
        <w:pPrChange w:id="463" w:author="Microsoft Word" w:date="2023-12-06T16:30:00Z">
          <w:pPr/>
        </w:pPrChange>
      </w:pPr>
    </w:p>
    <w:p w14:paraId="0F38E25F" w14:textId="391576D1" w:rsidR="00634487" w:rsidRDefault="00634487">
      <w:pPr>
        <w:pStyle w:val="Body"/>
        <w:rPr>
          <w:rPrChange w:id="464" w:author="Microsoft Word" w:date="2023-12-06T16:30:00Z">
            <w:rPr>
              <w:lang w:val="fr-CA"/>
            </w:rPr>
          </w:rPrChange>
        </w:rPr>
        <w:pPrChange w:id="465" w:author="Microsoft Word" w:date="2023-12-06T16:30:00Z">
          <w:pPr/>
        </w:pPrChange>
      </w:pPr>
    </w:p>
    <w:tbl>
      <w:tblPr>
        <w:tblW w:w="45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  <w:tblPrChange w:id="466" w:author="Microsoft Word" w:date="2023-12-06T16:30:00Z">
          <w:tblPr>
            <w:tblW w:w="9985" w:type="dxa"/>
            <w:tblLook w:val="04A0" w:firstRow="1" w:lastRow="0" w:firstColumn="1" w:lastColumn="0" w:noHBand="0" w:noVBand="1"/>
          </w:tblPr>
        </w:tblPrChange>
      </w:tblPr>
      <w:tblGrid>
        <w:gridCol w:w="1526"/>
        <w:gridCol w:w="1527"/>
        <w:gridCol w:w="1527"/>
        <w:tblGridChange w:id="467">
          <w:tblGrid>
            <w:gridCol w:w="2500"/>
            <w:gridCol w:w="3345"/>
            <w:gridCol w:w="4140"/>
          </w:tblGrid>
        </w:tblGridChange>
      </w:tblGrid>
      <w:tr w:rsidR="00414E31" w:rsidRPr="008E6C48" w14:paraId="26FB1445" w14:textId="6533764A">
        <w:trPr>
          <w:trHeight w:val="250"/>
          <w:trPrChange w:id="468" w:author="Microsoft Word" w:date="2023-12-06T16:30:00Z">
            <w:trPr>
              <w:trHeight w:val="288"/>
            </w:trPr>
          </w:trPrChange>
        </w:trPr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69" w:author="Microsoft Word" w:date="2023-12-06T16:30:00Z">
              <w:tcPr>
                <w:tcW w:w="250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D7B3068" w14:textId="496F729E" w:rsidR="00414E31" w:rsidRPr="008E6C48" w:rsidRDefault="00414E31" w:rsidP="001E7354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70" w:author="Microsoft Word" w:date="2023-12-06T16:30:00Z">
              <w:tcPr>
                <w:tcW w:w="334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F9E4CF4" w14:textId="367B470B" w:rsidR="00414E31" w:rsidRDefault="00414E31">
            <w:pPr>
              <w:pStyle w:val="Body"/>
              <w:jc w:val="center"/>
              <w:rPr>
                <w:rPrChange w:id="471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72" w:author="Microsoft Word" w:date="2023-12-06T16:30:00Z">
                <w:pPr>
                  <w:jc w:val="center"/>
                </w:pPr>
              </w:pPrChange>
            </w:pP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473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Livrable</w:t>
            </w:r>
            <w:proofErr w:type="spellEnd"/>
            <w:r>
              <w:rPr>
                <w:rFonts w:ascii="Calibri" w:hAnsi="Calibri"/>
                <w:spacing w:val="0"/>
                <w:kern w:val="0"/>
                <w:lang w:val="en-US"/>
                <w:rPrChange w:id="474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 xml:space="preserve"> </w:t>
            </w:r>
            <w:del w:id="475" w:author="Microsoft Word" w:date="2023-12-06T16:30:00Z">
              <w:r w:rsidR="008E6C48"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2</w:delText>
              </w:r>
            </w:del>
            <w:ins w:id="476" w:author="Microsoft Word" w:date="2023-12-06T16:30:00Z">
              <w:r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t>3</w:t>
              </w:r>
            </w:ins>
          </w:p>
        </w:tc>
        <w:tc>
          <w:tcPr>
            <w:tcW w:w="4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77" w:author="Microsoft Word" w:date="2023-12-06T16:30:00Z">
              <w:tcPr>
                <w:tcW w:w="4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24DDD69" w14:textId="208463C9" w:rsidR="00414E31" w:rsidRPr="008E6C48" w:rsidRDefault="00414E31" w:rsidP="001E7354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78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Livrable 4</w:t>
              </w:r>
            </w:ins>
          </w:p>
        </w:tc>
      </w:tr>
      <w:tr w:rsidR="00414E31" w:rsidRPr="008E6C48" w14:paraId="1EA58334" w14:textId="401B4BF4">
        <w:trPr>
          <w:trHeight w:val="250"/>
          <w:trPrChange w:id="479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80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94556A3" w14:textId="77777777" w:rsidR="00414E31" w:rsidRDefault="00414E31">
            <w:pPr>
              <w:pStyle w:val="Body"/>
              <w:jc w:val="center"/>
              <w:rPr>
                <w:rPrChange w:id="481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82" w:author="Microsoft Word" w:date="2023-12-06T16:30:00Z">
                <w:pPr>
                  <w:jc w:val="center"/>
                </w:pPr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83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Nom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84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4196E33" w14:textId="4B851553" w:rsidR="00414E31" w:rsidRDefault="00414E31">
            <w:pPr>
              <w:pStyle w:val="Body"/>
              <w:jc w:val="center"/>
              <w:rPr>
                <w:rPrChange w:id="485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86" w:author="Microsoft Word" w:date="2023-12-06T16:30:00Z">
                <w:pPr>
                  <w:jc w:val="center"/>
                </w:pPr>
              </w:pPrChange>
            </w:pPr>
            <w:r>
              <w:rPr>
                <w:rFonts w:ascii="Calibri" w:hAnsi="Calibri"/>
                <w:spacing w:val="0"/>
                <w:kern w:val="0"/>
                <w:rPrChange w:id="487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C</w:t>
            </w: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488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ontribution</w:t>
            </w:r>
            <w:proofErr w:type="spellEnd"/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89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</w:tcPrChange>
          </w:tcPr>
          <w:p w14:paraId="723DA8BA" w14:textId="5CFEB9AA" w:rsidR="00414E31" w:rsidRPr="008E6C48" w:rsidRDefault="00414E31" w:rsidP="00414E31">
            <w:pPr>
              <w:jc w:val="center"/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490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Contribution</w:t>
              </w:r>
            </w:ins>
          </w:p>
        </w:tc>
      </w:tr>
      <w:tr w:rsidR="00414E31" w:rsidRPr="008E6C48" w14:paraId="10D1F996" w14:textId="112F80FA">
        <w:trPr>
          <w:trHeight w:val="250"/>
          <w:trPrChange w:id="491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92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4EA73237" w14:textId="77777777" w:rsidR="00414E31" w:rsidRDefault="00414E31">
            <w:pPr>
              <w:pStyle w:val="Body"/>
              <w:rPr>
                <w:rPrChange w:id="493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494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495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William Mallette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496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4265FE1C" w14:textId="32614E0F" w:rsidR="00414E31" w:rsidRPr="008E6C48" w:rsidRDefault="008E6C48" w:rsidP="000F1EBB">
            <w:pPr>
              <w:rPr>
                <w:ins w:id="497" w:author="Microsoft Word" w:date="2023-12-06T16:30:00Z"/>
                <w:rFonts w:ascii="Calibri" w:eastAsia="Times New Roman" w:hAnsi="Calibri" w:cs="Calibri"/>
                <w:szCs w:val="22"/>
                <w:lang w:val="fr-CA" w:eastAsia="zh-CN"/>
              </w:rPr>
            </w:pPr>
            <w:del w:id="498" w:author="Microsoft Word" w:date="2023-12-06T16:30:00Z">
              <w:r>
                <w:rPr>
                  <w:rFonts w:ascii="Calibri" w:eastAsia="Calibri" w:hAnsi="Calibri" w:cs="Calibri"/>
                </w:rPr>
                <w:delText> </w:delText>
              </w:r>
            </w:del>
            <w:ins w:id="499" w:author="Microsoft Word" w:date="2023-12-06T16:30:00Z">
              <w:r w:rsidR="00414E31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Capacité de modifier le profil de la succursale</w:t>
              </w:r>
            </w:ins>
          </w:p>
          <w:p w14:paraId="7F3E3707" w14:textId="27BAEC7F" w:rsidR="00414E31" w:rsidRDefault="00BD40B1">
            <w:pPr>
              <w:pStyle w:val="Body"/>
              <w:rPr>
                <w:rPrChange w:id="500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501" w:author="Microsoft Word" w:date="2023-12-06T16:30:00Z">
                <w:pPr/>
              </w:pPrChange>
            </w:pPr>
            <w:ins w:id="502" w:author="Microsoft Word" w:date="2023-12-06T16:30:00Z">
              <w:r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t xml:space="preserve">Capacité d’approuver ou rejeter des </w:t>
              </w:r>
              <w:r w:rsidR="00AB26C6"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t xml:space="preserve">demandes de </w:t>
              </w:r>
              <w:r w:rsidR="00AB26C6"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lastRenderedPageBreak/>
                <w:t>service</w:t>
              </w:r>
              <w:r w:rsidR="007F5BF4"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br/>
                <w:t xml:space="preserve">Introduction du </w:t>
              </w:r>
              <w:proofErr w:type="spellStart"/>
              <w:r w:rsidR="007F5BF4"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t>PlantUML</w:t>
              </w:r>
              <w:proofErr w:type="spellEnd"/>
              <w:r w:rsidR="007F5BF4"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t xml:space="preserve"> pour faciliter la création des diagrammes</w:t>
              </w:r>
            </w:ins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03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46F89123" w14:textId="0D365658" w:rsidR="00414E31" w:rsidRPr="008E6C48" w:rsidRDefault="00707F54" w:rsidP="000F1EBB">
            <w:pPr>
              <w:rPr>
                <w:ins w:id="504" w:author="Microsoft Word" w:date="2023-12-06T16:30:00Z"/>
                <w:rFonts w:ascii="Calibri" w:eastAsia="Times New Roman" w:hAnsi="Calibri" w:cs="Calibri"/>
                <w:szCs w:val="22"/>
                <w:lang w:val="fr-CA" w:eastAsia="zh-CN"/>
              </w:rPr>
            </w:pPr>
            <w:ins w:id="505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lastRenderedPageBreak/>
                <w:t xml:space="preserve">Création et optimisation de </w:t>
              </w:r>
              <w:proofErr w:type="spellStart"/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CompleteBranch</w:t>
              </w:r>
              <w:proofErr w:type="spellEnd"/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 pour faciliter la recherche </w:t>
              </w:r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lastRenderedPageBreak/>
                <w:t>des succursales</w:t>
              </w:r>
            </w:ins>
          </w:p>
          <w:p w14:paraId="6673BF6C" w14:textId="5F423E33" w:rsidR="00707F54" w:rsidRPr="008E6C48" w:rsidRDefault="00C3058A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506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Capacité de remplir </w:t>
              </w:r>
              <w:r w:rsidR="00A57892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les demandes de </w:t>
              </w:r>
              <w:r w:rsidR="00842ACB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service</w:t>
              </w:r>
              <w:r w:rsidR="00842ACB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br/>
              </w:r>
              <w:r w:rsidR="009B3D88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Perfection </w:t>
              </w:r>
              <w:r w:rsidR="000F1EBB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des algorithmes de recherche</w:t>
              </w:r>
              <w:r w:rsidR="000F1EBB"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br/>
                <w:t>Édition de la présentation et du rapport</w:t>
              </w:r>
            </w:ins>
          </w:p>
        </w:tc>
      </w:tr>
      <w:tr w:rsidR="00414E31" w:rsidRPr="008E6C48" w14:paraId="03F737CB" w14:textId="422F4844">
        <w:trPr>
          <w:trHeight w:val="250"/>
          <w:trPrChange w:id="507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08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6260B4A6" w14:textId="77777777" w:rsidR="00414E31" w:rsidRDefault="00414E31">
            <w:pPr>
              <w:pStyle w:val="Body"/>
              <w:rPr>
                <w:rPrChange w:id="509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510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511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lastRenderedPageBreak/>
              <w:t>Andy How Hok Hium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12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32FF373F" w14:textId="59FC5FDA" w:rsidR="00414E31" w:rsidRDefault="008E6C48">
            <w:pPr>
              <w:pStyle w:val="Body"/>
              <w:rPr>
                <w:rPrChange w:id="513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514" w:author="Microsoft Word" w:date="2023-12-06T16:30:00Z">
                <w:pPr/>
              </w:pPrChange>
            </w:pPr>
            <w:del w:id="515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Test unitaire</w:delText>
              </w:r>
            </w:del>
            <w:ins w:id="516" w:author="Microsoft Word" w:date="2023-12-06T16:30:00Z">
              <w:r w:rsidR="00414E31" w:rsidRPr="008E6C48">
                <w:rPr>
                  <w:rFonts w:ascii="Calibri" w:eastAsia="Times New Roman" w:hAnsi="Calibri" w:cs="Calibri"/>
                  <w:spacing w:val="0"/>
                  <w:kern w:val="0"/>
                  <w:lang w:val="fr-CA" w:eastAsia="zh-CN"/>
                </w:rPr>
                <w:t> </w:t>
              </w:r>
            </w:ins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17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AF4344E" w14:textId="3987DFDA" w:rsidR="00414E31" w:rsidRPr="008E6C48" w:rsidRDefault="002F5E16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proofErr w:type="spellStart"/>
            <w:ins w:id="518" w:author="Microsoft Word" w:date="2023-12-06T16:30:00Z"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>Redaction</w:t>
              </w:r>
              <w:proofErr w:type="spellEnd"/>
              <w:r w:rsidRPr="008E6C48">
                <w:rPr>
                  <w:rFonts w:ascii="Calibri" w:eastAsia="Times New Roman" w:hAnsi="Calibri" w:cs="Calibri"/>
                  <w:szCs w:val="22"/>
                  <w:lang w:val="fr-CA" w:eastAsia="zh-CN"/>
                </w:rPr>
                <w:t xml:space="preserve"> rapport</w:t>
              </w:r>
            </w:ins>
          </w:p>
        </w:tc>
      </w:tr>
      <w:tr w:rsidR="00414E31" w:rsidRPr="008E6C48" w14:paraId="6356A284" w14:textId="65A46219">
        <w:trPr>
          <w:trHeight w:val="250"/>
          <w:trPrChange w:id="519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20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3E241A4C" w14:textId="77777777" w:rsidR="00414E31" w:rsidRDefault="00414E31">
            <w:pPr>
              <w:pStyle w:val="Body"/>
              <w:rPr>
                <w:rPrChange w:id="521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522" w:author="Microsoft Word" w:date="2023-12-06T16:30:00Z">
                <w:pPr/>
              </w:pPrChange>
            </w:pP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523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Chenliwei</w:t>
            </w:r>
            <w:proofErr w:type="spellEnd"/>
            <w:r>
              <w:rPr>
                <w:rFonts w:ascii="Calibri" w:hAnsi="Calibri"/>
                <w:spacing w:val="0"/>
                <w:kern w:val="0"/>
                <w:lang w:val="en-US"/>
                <w:rPrChange w:id="524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 xml:space="preserve"> Zhou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25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0A11AE41" w14:textId="77777777" w:rsidR="00414E31" w:rsidRDefault="00414E31">
            <w:pPr>
              <w:pStyle w:val="Body"/>
              <w:rPr>
                <w:rPrChange w:id="526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527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528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 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29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E544C52" w14:textId="77777777" w:rsidR="00414E31" w:rsidRPr="008E6C48" w:rsidRDefault="00414E31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</w:tr>
      <w:tr w:rsidR="00414E31" w:rsidRPr="008E6C48" w14:paraId="7C2E5AAD" w14:textId="2C2FAED2">
        <w:trPr>
          <w:trHeight w:val="490"/>
          <w:trPrChange w:id="530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31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0DA596EB" w14:textId="77777777" w:rsidR="00414E31" w:rsidRDefault="00414E31">
            <w:pPr>
              <w:pStyle w:val="Body"/>
              <w:rPr>
                <w:rPrChange w:id="532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533" w:author="Microsoft Word" w:date="2023-12-06T16:30:00Z">
                <w:pPr/>
              </w:pPrChange>
            </w:pP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534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Javisen</w:t>
            </w:r>
            <w:proofErr w:type="spellEnd"/>
            <w:r>
              <w:rPr>
                <w:rFonts w:ascii="Calibri" w:hAnsi="Calibri"/>
                <w:spacing w:val="0"/>
                <w:kern w:val="0"/>
                <w:lang w:val="en-US"/>
                <w:rPrChange w:id="535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 xml:space="preserve"> </w:t>
            </w: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536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Katherasa</w:t>
            </w:r>
            <w:proofErr w:type="spellEnd"/>
            <w:r>
              <w:rPr>
                <w:rFonts w:ascii="Calibri" w:hAnsi="Calibri"/>
                <w:spacing w:val="0"/>
                <w:kern w:val="0"/>
                <w:lang w:val="en-US"/>
                <w:rPrChange w:id="537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 xml:space="preserve"> Pillay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38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249B7D9B" w14:textId="77777777" w:rsidR="00414E31" w:rsidRDefault="00414E31">
            <w:pPr>
              <w:pStyle w:val="Body"/>
              <w:rPr>
                <w:rPrChange w:id="539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540" w:author="Microsoft Word" w:date="2023-12-06T16:30:00Z">
                <w:pPr/>
              </w:pPrChange>
            </w:pPr>
            <w:r>
              <w:rPr>
                <w:rFonts w:ascii="Calibri" w:hAnsi="Calibri"/>
                <w:spacing w:val="0"/>
                <w:kern w:val="0"/>
                <w:lang w:val="en-US"/>
                <w:rPrChange w:id="541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 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42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C52715A" w14:textId="77777777" w:rsidR="00414E31" w:rsidRPr="008E6C48" w:rsidRDefault="00414E31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</w:p>
        </w:tc>
      </w:tr>
      <w:tr w:rsidR="00414E31" w:rsidRPr="008E6C48" w14:paraId="1612FFD0" w14:textId="52B76E9A">
        <w:trPr>
          <w:trHeight w:val="250"/>
          <w:trPrChange w:id="543" w:author="Microsoft Word" w:date="2023-12-06T16:30:00Z">
            <w:trPr>
              <w:trHeight w:val="288"/>
            </w:trPr>
          </w:trPrChange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44" w:author="Microsoft Word" w:date="2023-12-06T16:30:00Z">
              <w:tcPr>
                <w:tcW w:w="2500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</w:tcPrChange>
          </w:tcPr>
          <w:p w14:paraId="1959A7F8" w14:textId="77777777" w:rsidR="00414E31" w:rsidRDefault="00414E31">
            <w:pPr>
              <w:pStyle w:val="Body"/>
              <w:rPr>
                <w:rPrChange w:id="545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546" w:author="Microsoft Word" w:date="2023-12-06T16:30:00Z">
                <w:pPr/>
              </w:pPrChange>
            </w:pPr>
            <w:proofErr w:type="spellStart"/>
            <w:r>
              <w:rPr>
                <w:rFonts w:ascii="Calibri" w:hAnsi="Calibri"/>
                <w:spacing w:val="0"/>
                <w:kern w:val="0"/>
                <w:lang w:val="en-US"/>
                <w:rPrChange w:id="547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>Penghao</w:t>
            </w:r>
            <w:proofErr w:type="spellEnd"/>
            <w:r>
              <w:rPr>
                <w:rFonts w:ascii="Calibri" w:hAnsi="Calibri"/>
                <w:spacing w:val="0"/>
                <w:kern w:val="0"/>
                <w:lang w:val="en-US"/>
                <w:rPrChange w:id="548" w:author="Microsoft Word" w:date="2023-12-06T16:30:00Z">
                  <w:rPr>
                    <w:rFonts w:ascii="Calibri" w:eastAsia="Times New Roman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 w:eastAsia="zh-CN"/>
                  </w:rPr>
                </w:rPrChange>
              </w:rPr>
              <w:t xml:space="preserve"> Yuan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49" w:author="Microsoft Word" w:date="2023-12-06T16:30:00Z">
              <w:tcPr>
                <w:tcW w:w="334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</w:tcPr>
            </w:tcPrChange>
          </w:tcPr>
          <w:p w14:paraId="1F8D9828" w14:textId="41F61632" w:rsidR="00414E31" w:rsidRDefault="008E6C48">
            <w:pPr>
              <w:pStyle w:val="Body"/>
              <w:rPr>
                <w:rPrChange w:id="550" w:author="Microsoft Word" w:date="2023-12-06T16:30:00Z">
                  <w:rPr>
                    <w:rFonts w:ascii="Calibri" w:eastAsia="Times New Roman" w:hAnsi="Calibri" w:cs="Calibri"/>
                    <w:szCs w:val="22"/>
                    <w:lang w:val="fr-CA" w:eastAsia="zh-CN"/>
                  </w:rPr>
                </w:rPrChange>
              </w:rPr>
              <w:pPrChange w:id="551" w:author="Microsoft Word" w:date="2023-12-06T16:30:00Z">
                <w:pPr/>
              </w:pPrChange>
            </w:pPr>
            <w:del w:id="552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  <w:r w:rsidR="00D342D0">
              <w:rPr>
                <w:rFonts w:ascii="Calibri" w:hAnsi="Calibri"/>
                <w:spacing w:val="0"/>
                <w:kern w:val="0"/>
                <w:lang w:val="en-US"/>
                <w:rPrChange w:id="553" w:author="Microsoft Word" w:date="2023-12-06T16:30:00Z">
                  <w:rPr>
                    <w:rFonts w:ascii="Calibri" w:eastAsia="Calibri" w:hAnsi="Calibri" w:cs="Calibri"/>
                    <w:color w:val="auto"/>
                    <w:spacing w:val="0"/>
                    <w:kern w:val="0"/>
                    <w:sz w:val="24"/>
                    <w:szCs w:val="24"/>
                    <w:lang w:val="fr-CA"/>
                  </w:rPr>
                </w:rPrChange>
              </w:rPr>
              <w:t>UML diagram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  <w:tcPrChange w:id="554" w:author="Microsoft Word" w:date="2023-12-06T16:30:00Z">
              <w:tcPr>
                <w:tcW w:w="414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21AF876" w14:textId="143D77A4" w:rsidR="00414E31" w:rsidRPr="008E6C48" w:rsidRDefault="004A6957" w:rsidP="000F1EBB">
            <w:pPr>
              <w:rPr>
                <w:rFonts w:ascii="Calibri" w:eastAsia="Times New Roman" w:hAnsi="Calibri" w:cs="Calibri"/>
                <w:szCs w:val="22"/>
                <w:lang w:val="fr-CA" w:eastAsia="zh-CN"/>
              </w:rPr>
            </w:pPr>
            <w:ins w:id="555" w:author="Microsoft Word" w:date="2023-12-06T16:30:00Z">
              <w:r w:rsidRPr="008E6C48">
                <w:rPr>
                  <w:rFonts w:ascii="Calibri" w:eastAsia="Calibri" w:hAnsi="Calibri" w:cs="Calibri"/>
                  <w:lang w:val="fr-CA"/>
                </w:rPr>
                <w:t xml:space="preserve">UML </w:t>
              </w:r>
              <w:proofErr w:type="spellStart"/>
              <w:r w:rsidRPr="008E6C48">
                <w:rPr>
                  <w:rFonts w:ascii="Calibri" w:eastAsia="Calibri" w:hAnsi="Calibri" w:cs="Calibri"/>
                  <w:lang w:val="fr-CA"/>
                </w:rPr>
                <w:t>diagram</w:t>
              </w:r>
              <w:proofErr w:type="spellEnd"/>
              <w:r w:rsidRPr="008E6C48">
                <w:rPr>
                  <w:rFonts w:ascii="Calibri" w:eastAsia="Calibri" w:hAnsi="Calibri" w:cs="Calibri"/>
                  <w:lang w:val="fr-CA"/>
                </w:rPr>
                <w:t>, Capacité de remplir les informations et documents requis et soumettre la demande de service</w:t>
              </w:r>
            </w:ins>
          </w:p>
        </w:tc>
      </w:tr>
    </w:tbl>
    <w:p w14:paraId="2243BA9D" w14:textId="77777777" w:rsidR="00D2136D" w:rsidRDefault="00D2136D">
      <w:pPr>
        <w:pStyle w:val="Body"/>
        <w:widowControl w:val="0"/>
        <w:rPr>
          <w:rPrChange w:id="556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pPrChange w:id="557" w:author="Microsoft Word" w:date="2023-12-06T16:30:00Z">
          <w:pPr>
            <w:pStyle w:val="Heading1"/>
          </w:pPr>
        </w:pPrChange>
      </w:pPr>
    </w:p>
    <w:p w14:paraId="18BE5A80" w14:textId="77777777" w:rsidR="009645C3" w:rsidRDefault="009645C3">
      <w:pPr>
        <w:pStyle w:val="Body"/>
        <w:rPr>
          <w:del w:id="558" w:author="Microsoft Word" w:date="2023-12-06T16:30:00Z"/>
        </w:rPr>
      </w:pPr>
    </w:p>
    <w:p w14:paraId="59A2AE46" w14:textId="77777777" w:rsidR="009645C3" w:rsidRDefault="008E6C48">
      <w:pPr>
        <w:pStyle w:val="Body"/>
        <w:rPr>
          <w:del w:id="559" w:author="Microsoft Word" w:date="2023-12-06T16:30:00Z"/>
        </w:rPr>
      </w:pPr>
      <w:del w:id="560" w:author="Microsoft Word" w:date="2023-12-06T16:30:00Z">
        <w:r>
          <w:br w:type="page"/>
        </w:r>
      </w:del>
    </w:p>
    <w:p w14:paraId="5104A219" w14:textId="77777777" w:rsidR="009645C3" w:rsidRDefault="009645C3">
      <w:pPr>
        <w:pStyle w:val="Body"/>
        <w:rPr>
          <w:del w:id="561" w:author="Microsoft Word" w:date="2023-12-06T16:30:00Z"/>
        </w:rPr>
      </w:pPr>
    </w:p>
    <w:tbl>
      <w:tblPr>
        <w:tblW w:w="45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00"/>
        <w:gridCol w:w="2080"/>
      </w:tblGrid>
      <w:tr w:rsidR="009645C3" w14:paraId="4EA566A7" w14:textId="77777777">
        <w:trPr>
          <w:trHeight w:val="250"/>
          <w:del w:id="562" w:author="Microsoft Word" w:date="2023-12-06T16:30:00Z"/>
        </w:trPr>
        <w:tc>
          <w:tcPr>
            <w:tcW w:w="4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CB7DC9" w14:textId="77777777" w:rsidR="009645C3" w:rsidRDefault="008E6C48">
            <w:pPr>
              <w:pStyle w:val="Body"/>
              <w:jc w:val="center"/>
              <w:rPr>
                <w:del w:id="563" w:author="Microsoft Word" w:date="2023-12-06T16:30:00Z"/>
              </w:rPr>
            </w:pPr>
            <w:del w:id="564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Livrable 3</w:delText>
              </w:r>
            </w:del>
          </w:p>
        </w:tc>
      </w:tr>
      <w:tr w:rsidR="009645C3" w14:paraId="5F4411DF" w14:textId="77777777">
        <w:trPr>
          <w:trHeight w:val="250"/>
          <w:del w:id="565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5FFE51" w14:textId="77777777" w:rsidR="009645C3" w:rsidRDefault="008E6C48">
            <w:pPr>
              <w:pStyle w:val="Body"/>
              <w:jc w:val="center"/>
              <w:rPr>
                <w:del w:id="566" w:author="Microsoft Word" w:date="2023-12-06T16:30:00Z"/>
              </w:rPr>
            </w:pPr>
            <w:del w:id="567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Nom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AC479D" w14:textId="77777777" w:rsidR="009645C3" w:rsidRDefault="008E6C48">
            <w:pPr>
              <w:pStyle w:val="Body"/>
              <w:jc w:val="center"/>
              <w:rPr>
                <w:del w:id="568" w:author="Microsoft Word" w:date="2023-12-06T16:30:00Z"/>
              </w:rPr>
            </w:pPr>
            <w:del w:id="569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</w:rPr>
                <w:delText>C</w:delText>
              </w:r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ontribution</w:delText>
              </w:r>
            </w:del>
          </w:p>
        </w:tc>
      </w:tr>
      <w:tr w:rsidR="009645C3" w14:paraId="25F8609E" w14:textId="77777777">
        <w:trPr>
          <w:trHeight w:val="250"/>
          <w:del w:id="570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16E8EEC" w14:textId="77777777" w:rsidR="009645C3" w:rsidRDefault="008E6C48">
            <w:pPr>
              <w:pStyle w:val="Body"/>
              <w:rPr>
                <w:del w:id="571" w:author="Microsoft Word" w:date="2023-12-06T16:30:00Z"/>
              </w:rPr>
            </w:pPr>
            <w:del w:id="572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William Mallette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96DD7B1" w14:textId="77777777" w:rsidR="009645C3" w:rsidRDefault="008E6C48">
            <w:pPr>
              <w:pStyle w:val="Body"/>
              <w:rPr>
                <w:del w:id="573" w:author="Microsoft Word" w:date="2023-12-06T16:30:00Z"/>
              </w:rPr>
            </w:pPr>
            <w:del w:id="574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5360DB86" w14:textId="77777777">
        <w:trPr>
          <w:trHeight w:val="250"/>
          <w:del w:id="575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49F5388" w14:textId="77777777" w:rsidR="009645C3" w:rsidRDefault="008E6C48">
            <w:pPr>
              <w:pStyle w:val="Body"/>
              <w:rPr>
                <w:del w:id="576" w:author="Microsoft Word" w:date="2023-12-06T16:30:00Z"/>
              </w:rPr>
            </w:pPr>
            <w:del w:id="577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Andy How Hok Hium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F5462D9" w14:textId="77777777" w:rsidR="009645C3" w:rsidRDefault="008E6C48">
            <w:pPr>
              <w:pStyle w:val="Body"/>
              <w:rPr>
                <w:del w:id="578" w:author="Microsoft Word" w:date="2023-12-06T16:30:00Z"/>
              </w:rPr>
            </w:pPr>
            <w:del w:id="579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3C269815" w14:textId="77777777">
        <w:trPr>
          <w:trHeight w:val="250"/>
          <w:del w:id="580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5D28277" w14:textId="77777777" w:rsidR="009645C3" w:rsidRDefault="008E6C48">
            <w:pPr>
              <w:pStyle w:val="Body"/>
              <w:rPr>
                <w:del w:id="581" w:author="Microsoft Word" w:date="2023-12-06T16:30:00Z"/>
              </w:rPr>
            </w:pPr>
            <w:del w:id="582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Chenliwei Zhou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7E3E074" w14:textId="77777777" w:rsidR="009645C3" w:rsidRDefault="008E6C48">
            <w:pPr>
              <w:pStyle w:val="Body"/>
              <w:rPr>
                <w:del w:id="583" w:author="Microsoft Word" w:date="2023-12-06T16:30:00Z"/>
              </w:rPr>
            </w:pPr>
            <w:del w:id="584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552B14F5" w14:textId="77777777">
        <w:trPr>
          <w:trHeight w:val="490"/>
          <w:del w:id="585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FA54495" w14:textId="77777777" w:rsidR="009645C3" w:rsidRDefault="008E6C48">
            <w:pPr>
              <w:pStyle w:val="Body"/>
              <w:rPr>
                <w:del w:id="586" w:author="Microsoft Word" w:date="2023-12-06T16:30:00Z"/>
              </w:rPr>
            </w:pPr>
            <w:del w:id="587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Javisen Katherasa Pillay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244D1A1" w14:textId="77777777" w:rsidR="009645C3" w:rsidRDefault="008E6C48">
            <w:pPr>
              <w:pStyle w:val="Body"/>
              <w:rPr>
                <w:del w:id="588" w:author="Microsoft Word" w:date="2023-12-06T16:30:00Z"/>
              </w:rPr>
            </w:pPr>
            <w:del w:id="589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77842BDF" w14:textId="77777777">
        <w:trPr>
          <w:trHeight w:val="250"/>
          <w:del w:id="590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0CFE46D" w14:textId="77777777" w:rsidR="009645C3" w:rsidRDefault="008E6C48">
            <w:pPr>
              <w:pStyle w:val="Body"/>
              <w:rPr>
                <w:del w:id="591" w:author="Microsoft Word" w:date="2023-12-06T16:30:00Z"/>
              </w:rPr>
            </w:pPr>
            <w:del w:id="592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Penghao Yuan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27B193D" w14:textId="77777777" w:rsidR="009645C3" w:rsidRDefault="008E6C48">
            <w:pPr>
              <w:pStyle w:val="Body"/>
              <w:rPr>
                <w:del w:id="593" w:author="Microsoft Word" w:date="2023-12-06T16:30:00Z"/>
              </w:rPr>
            </w:pPr>
            <w:del w:id="594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UML diagram</w:delText>
              </w:r>
            </w:del>
          </w:p>
        </w:tc>
      </w:tr>
    </w:tbl>
    <w:p w14:paraId="24940DD0" w14:textId="77777777" w:rsidR="009645C3" w:rsidRDefault="009645C3">
      <w:pPr>
        <w:pStyle w:val="Body"/>
        <w:widowControl w:val="0"/>
        <w:rPr>
          <w:del w:id="595" w:author="Microsoft Word" w:date="2023-12-06T16:30:00Z"/>
        </w:rPr>
      </w:pPr>
    </w:p>
    <w:p w14:paraId="5EE2AB85" w14:textId="77777777" w:rsidR="009645C3" w:rsidRDefault="009645C3">
      <w:pPr>
        <w:pStyle w:val="Body"/>
        <w:rPr>
          <w:del w:id="596" w:author="Microsoft Word" w:date="2023-12-06T16:30:00Z"/>
        </w:rPr>
      </w:pPr>
    </w:p>
    <w:tbl>
      <w:tblPr>
        <w:tblW w:w="458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00"/>
        <w:gridCol w:w="2080"/>
      </w:tblGrid>
      <w:tr w:rsidR="009645C3" w14:paraId="40F6DA4C" w14:textId="77777777">
        <w:trPr>
          <w:trHeight w:val="250"/>
          <w:del w:id="597" w:author="Microsoft Word" w:date="2023-12-06T16:30:00Z"/>
        </w:trPr>
        <w:tc>
          <w:tcPr>
            <w:tcW w:w="4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DAE7AE" w14:textId="77777777" w:rsidR="009645C3" w:rsidRDefault="008E6C48">
            <w:pPr>
              <w:pStyle w:val="Body"/>
              <w:jc w:val="center"/>
              <w:rPr>
                <w:del w:id="598" w:author="Microsoft Word" w:date="2023-12-06T16:30:00Z"/>
              </w:rPr>
            </w:pPr>
            <w:del w:id="599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Livrable 4</w:delText>
              </w:r>
            </w:del>
          </w:p>
        </w:tc>
      </w:tr>
      <w:tr w:rsidR="009645C3" w14:paraId="057201F1" w14:textId="77777777">
        <w:trPr>
          <w:trHeight w:val="250"/>
          <w:del w:id="600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217883" w14:textId="77777777" w:rsidR="009645C3" w:rsidRDefault="008E6C48">
            <w:pPr>
              <w:pStyle w:val="Body"/>
              <w:jc w:val="center"/>
              <w:rPr>
                <w:del w:id="601" w:author="Microsoft Word" w:date="2023-12-06T16:30:00Z"/>
              </w:rPr>
            </w:pPr>
            <w:del w:id="602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Nom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1930CC" w14:textId="77777777" w:rsidR="009645C3" w:rsidRDefault="008E6C48">
            <w:pPr>
              <w:pStyle w:val="Body"/>
              <w:jc w:val="center"/>
              <w:rPr>
                <w:del w:id="603" w:author="Microsoft Word" w:date="2023-12-06T16:30:00Z"/>
              </w:rPr>
            </w:pPr>
            <w:del w:id="604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</w:rPr>
                <w:delText>C</w:delText>
              </w:r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ontribution</w:delText>
              </w:r>
            </w:del>
          </w:p>
        </w:tc>
      </w:tr>
      <w:tr w:rsidR="009645C3" w14:paraId="773509EE" w14:textId="77777777">
        <w:trPr>
          <w:trHeight w:val="250"/>
          <w:del w:id="605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1C12989" w14:textId="77777777" w:rsidR="009645C3" w:rsidRDefault="008E6C48">
            <w:pPr>
              <w:pStyle w:val="Body"/>
              <w:rPr>
                <w:del w:id="606" w:author="Microsoft Word" w:date="2023-12-06T16:30:00Z"/>
              </w:rPr>
            </w:pPr>
            <w:del w:id="607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William Mallette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A631BF9" w14:textId="77777777" w:rsidR="009645C3" w:rsidRDefault="008E6C48">
            <w:pPr>
              <w:pStyle w:val="Body"/>
              <w:rPr>
                <w:del w:id="608" w:author="Microsoft Word" w:date="2023-12-06T16:30:00Z"/>
              </w:rPr>
            </w:pPr>
            <w:del w:id="609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313EE367" w14:textId="77777777">
        <w:trPr>
          <w:trHeight w:val="250"/>
          <w:del w:id="610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8CAE493" w14:textId="77777777" w:rsidR="009645C3" w:rsidRDefault="008E6C48">
            <w:pPr>
              <w:pStyle w:val="Body"/>
              <w:rPr>
                <w:del w:id="611" w:author="Microsoft Word" w:date="2023-12-06T16:30:00Z"/>
              </w:rPr>
            </w:pPr>
            <w:del w:id="612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Andy How Hok Hium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AAFB1A5" w14:textId="77777777" w:rsidR="009645C3" w:rsidRDefault="008E6C48">
            <w:pPr>
              <w:pStyle w:val="Body"/>
              <w:rPr>
                <w:del w:id="613" w:author="Microsoft Word" w:date="2023-12-06T16:30:00Z"/>
              </w:rPr>
            </w:pPr>
            <w:del w:id="614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Redaction rapport</w:delText>
              </w:r>
            </w:del>
          </w:p>
        </w:tc>
      </w:tr>
      <w:tr w:rsidR="009645C3" w14:paraId="044AD69B" w14:textId="77777777">
        <w:trPr>
          <w:trHeight w:val="250"/>
          <w:del w:id="615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4A6C5CD" w14:textId="77777777" w:rsidR="009645C3" w:rsidRDefault="008E6C48">
            <w:pPr>
              <w:pStyle w:val="Body"/>
              <w:rPr>
                <w:del w:id="616" w:author="Microsoft Word" w:date="2023-12-06T16:30:00Z"/>
              </w:rPr>
            </w:pPr>
            <w:del w:id="617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Chenliwei Zhou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CFF2C15" w14:textId="77777777" w:rsidR="009645C3" w:rsidRDefault="008E6C48">
            <w:pPr>
              <w:pStyle w:val="Body"/>
              <w:rPr>
                <w:del w:id="618" w:author="Microsoft Word" w:date="2023-12-06T16:30:00Z"/>
              </w:rPr>
            </w:pPr>
            <w:del w:id="619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0D57C130" w14:textId="77777777">
        <w:trPr>
          <w:trHeight w:val="490"/>
          <w:del w:id="620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617BBE5" w14:textId="77777777" w:rsidR="009645C3" w:rsidRDefault="008E6C48">
            <w:pPr>
              <w:pStyle w:val="Body"/>
              <w:rPr>
                <w:del w:id="621" w:author="Microsoft Word" w:date="2023-12-06T16:30:00Z"/>
              </w:rPr>
            </w:pPr>
            <w:del w:id="622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Javisen Katherasa Pillay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79013E4" w14:textId="77777777" w:rsidR="009645C3" w:rsidRDefault="008E6C48">
            <w:pPr>
              <w:pStyle w:val="Body"/>
              <w:rPr>
                <w:del w:id="623" w:author="Microsoft Word" w:date="2023-12-06T16:30:00Z"/>
              </w:rPr>
            </w:pPr>
            <w:del w:id="624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</w:delText>
              </w:r>
            </w:del>
          </w:p>
        </w:tc>
      </w:tr>
      <w:tr w:rsidR="009645C3" w14:paraId="3CEDCB1F" w14:textId="77777777">
        <w:trPr>
          <w:trHeight w:val="1930"/>
          <w:del w:id="625" w:author="Microsoft Word" w:date="2023-12-06T16:30:00Z"/>
        </w:trPr>
        <w:tc>
          <w:tcPr>
            <w:tcW w:w="2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A9AFA1E" w14:textId="77777777" w:rsidR="009645C3" w:rsidRDefault="008E6C48">
            <w:pPr>
              <w:pStyle w:val="Body"/>
              <w:rPr>
                <w:del w:id="626" w:author="Microsoft Word" w:date="2023-12-06T16:30:00Z"/>
              </w:rPr>
            </w:pPr>
            <w:del w:id="627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Penghao Yuan</w:delText>
              </w:r>
            </w:del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67A4D22" w14:textId="77777777" w:rsidR="009645C3" w:rsidRDefault="008E6C48">
            <w:pPr>
              <w:pStyle w:val="Body"/>
              <w:rPr>
                <w:del w:id="628" w:author="Microsoft Word" w:date="2023-12-06T16:30:00Z"/>
              </w:rPr>
            </w:pPr>
            <w:del w:id="629" w:author="Microsoft Word" w:date="2023-12-06T16:30:00Z">
              <w:r>
                <w:rPr>
                  <w:rFonts w:ascii="Calibri" w:eastAsia="Calibri" w:hAnsi="Calibri" w:cs="Calibri"/>
                  <w:spacing w:val="0"/>
                  <w:kern w:val="0"/>
                  <w:lang w:val="en-US"/>
                </w:rPr>
                <w:delText> UML diagram, Capacité de remplir les informations et documents requis et soumettre la demande de service</w:delText>
              </w:r>
            </w:del>
          </w:p>
        </w:tc>
      </w:tr>
    </w:tbl>
    <w:p w14:paraId="09963FD4" w14:textId="77777777" w:rsidR="009645C3" w:rsidRDefault="009645C3">
      <w:pPr>
        <w:pStyle w:val="Body"/>
        <w:widowControl w:val="0"/>
        <w:rPr>
          <w:del w:id="630" w:author="Microsoft Word" w:date="2023-12-06T16:30:00Z"/>
        </w:rPr>
      </w:pPr>
    </w:p>
    <w:p w14:paraId="641B5A24" w14:textId="77777777" w:rsidR="009645C3" w:rsidRDefault="009645C3">
      <w:pPr>
        <w:pStyle w:val="Body"/>
        <w:rPr>
          <w:del w:id="631" w:author="Microsoft Word" w:date="2023-12-06T16:30:00Z"/>
        </w:rPr>
      </w:pPr>
    </w:p>
    <w:p w14:paraId="085E04C7" w14:textId="77777777" w:rsidR="009645C3" w:rsidRDefault="009645C3">
      <w:pPr>
        <w:pStyle w:val="Heading"/>
        <w:rPr>
          <w:del w:id="632" w:author="Microsoft Word" w:date="2023-12-06T16:30:00Z"/>
          <w:lang w:val="fr-FR"/>
        </w:rPr>
      </w:pPr>
    </w:p>
    <w:p w14:paraId="065EA404" w14:textId="77777777" w:rsidR="00D2136D" w:rsidRPr="008E6C48" w:rsidRDefault="00D2136D">
      <w:pPr>
        <w:rPr>
          <w:ins w:id="633" w:author="Microsoft Word" w:date="2023-12-06T16:30:00Z"/>
          <w:rFonts w:ascii="Arial" w:eastAsia="MS Gothic" w:hAnsi="Arial" w:cs="Arial"/>
          <w:kern w:val="2"/>
          <w:sz w:val="32"/>
          <w:szCs w:val="32"/>
          <w:lang w:val="fr-CA"/>
        </w:rPr>
      </w:pPr>
      <w:ins w:id="634" w:author="Microsoft Word" w:date="2023-12-06T16:30:00Z">
        <w:r w:rsidRPr="008E6C48">
          <w:rPr>
            <w:rFonts w:cs="Arial"/>
            <w:sz w:val="32"/>
            <w:szCs w:val="32"/>
            <w:lang w:val="fr-CA"/>
          </w:rPr>
          <w:br w:type="page"/>
        </w:r>
      </w:ins>
    </w:p>
    <w:p w14:paraId="67EA5E8F" w14:textId="1B5AD308" w:rsidR="00DD4BD0" w:rsidRDefault="00DD4BD0">
      <w:pPr>
        <w:pStyle w:val="Heading"/>
        <w:rPr>
          <w:rPrChange w:id="635" w:author="Microsoft Word" w:date="2023-12-06T16:30:00Z">
            <w:rPr>
              <w:rFonts w:cs="Arial"/>
              <w:sz w:val="32"/>
              <w:szCs w:val="32"/>
              <w:lang w:val="fr-CA"/>
            </w:rPr>
          </w:rPrChange>
        </w:rPr>
        <w:pPrChange w:id="636" w:author="Microsoft Word" w:date="2023-12-06T16:30:00Z">
          <w:pPr>
            <w:pStyle w:val="Heading1"/>
          </w:pPr>
        </w:pPrChange>
      </w:pPr>
      <w:bookmarkStart w:id="637" w:name="_Toc4"/>
      <w:bookmarkStart w:id="638" w:name="_Toc152774186"/>
      <w:r>
        <w:rPr>
          <w:lang w:val="fr-FR"/>
          <w:rPrChange w:id="639" w:author="Microsoft Word" w:date="2023-12-06T16:30:00Z">
            <w:rPr>
              <w:sz w:val="32"/>
              <w:szCs w:val="32"/>
              <w:lang w:val="fr-CA"/>
            </w:rPr>
          </w:rPrChange>
        </w:rPr>
        <w:lastRenderedPageBreak/>
        <w:t>Captures d'</w:t>
      </w:r>
      <w:r w:rsidR="003412D4">
        <w:rPr>
          <w:lang w:val="fr-FR"/>
          <w:rPrChange w:id="640" w:author="Microsoft Word" w:date="2023-12-06T16:30:00Z">
            <w:rPr>
              <w:sz w:val="32"/>
              <w:szCs w:val="32"/>
              <w:lang w:val="fr-CA"/>
            </w:rPr>
          </w:rPrChange>
        </w:rPr>
        <w:t>écrans</w:t>
      </w:r>
      <w:r>
        <w:rPr>
          <w:lang w:val="fr-FR"/>
          <w:rPrChange w:id="641" w:author="Microsoft Word" w:date="2023-12-06T16:30:00Z">
            <w:rPr>
              <w:sz w:val="32"/>
              <w:szCs w:val="32"/>
              <w:lang w:val="fr-CA"/>
            </w:rPr>
          </w:rPrChange>
        </w:rPr>
        <w:t xml:space="preserve"> de </w:t>
      </w:r>
      <w:r w:rsidR="003412D4">
        <w:rPr>
          <w:lang w:val="fr-FR"/>
          <w:rPrChange w:id="642" w:author="Microsoft Word" w:date="2023-12-06T16:30:00Z">
            <w:rPr>
              <w:sz w:val="32"/>
              <w:szCs w:val="32"/>
              <w:lang w:val="fr-CA"/>
            </w:rPr>
          </w:rPrChange>
        </w:rPr>
        <w:t>notre application</w:t>
      </w:r>
      <w:r>
        <w:rPr>
          <w:lang w:val="fr-FR"/>
          <w:rPrChange w:id="643" w:author="Microsoft Word" w:date="2023-12-06T16:30:00Z">
            <w:rPr>
              <w:sz w:val="32"/>
              <w:szCs w:val="32"/>
              <w:lang w:val="fr-CA"/>
            </w:rPr>
          </w:rPrChange>
        </w:rPr>
        <w:t>:</w:t>
      </w:r>
      <w:bookmarkEnd w:id="637"/>
      <w:bookmarkEnd w:id="638"/>
    </w:p>
    <w:p w14:paraId="253A7C54" w14:textId="77777777" w:rsidR="00DD4BD0" w:rsidRDefault="00DD4BD0">
      <w:pPr>
        <w:pStyle w:val="Body"/>
        <w:rPr>
          <w:rFonts w:ascii="Arial" w:hAnsi="Arial"/>
          <w:rPrChange w:id="644" w:author="Microsoft Word" w:date="2023-12-06T16:30:00Z">
            <w:rPr>
              <w:rFonts w:ascii="Arial" w:hAnsi="Arial" w:cs="Arial"/>
              <w:lang w:val="fr-CA"/>
            </w:rPr>
          </w:rPrChange>
        </w:rPr>
        <w:pPrChange w:id="645" w:author="Microsoft Word" w:date="2023-12-06T16:30:00Z">
          <w:pPr/>
        </w:pPrChange>
      </w:pPr>
    </w:p>
    <w:p w14:paraId="4FC056F7" w14:textId="77777777" w:rsidR="00DD4BD0" w:rsidRDefault="00DD4BD0">
      <w:pPr>
        <w:pStyle w:val="Body"/>
        <w:rPr>
          <w:rFonts w:ascii="Arial" w:hAnsi="Arial"/>
          <w:rPrChange w:id="646" w:author="Microsoft Word" w:date="2023-12-06T16:30:00Z">
            <w:rPr>
              <w:rFonts w:ascii="Arial" w:hAnsi="Arial" w:cs="Arial"/>
              <w:lang w:val="fr-CA"/>
            </w:rPr>
          </w:rPrChange>
        </w:rPr>
        <w:pPrChange w:id="647" w:author="Microsoft Word" w:date="2023-12-06T16:30:00Z">
          <w:pPr/>
        </w:pPrChange>
      </w:pPr>
    </w:p>
    <w:p w14:paraId="69074259" w14:textId="77777777" w:rsidR="009645C3" w:rsidRDefault="008E6C48">
      <w:pPr>
        <w:pStyle w:val="Body"/>
        <w:rPr>
          <w:del w:id="648" w:author="Microsoft Word" w:date="2023-12-06T16:30:00Z"/>
          <w:rFonts w:ascii="Arial" w:eastAsia="Arial" w:hAnsi="Arial" w:cs="Arial"/>
        </w:rPr>
      </w:pPr>
      <w:del w:id="649" w:author="Microsoft Word" w:date="2023-12-06T16:30:00Z">
        <w:r>
          <w:rPr>
            <w:rFonts w:ascii="Arial" w:eastAsia="Arial" w:hAnsi="Arial" w:cs="Arial"/>
            <w:noProof/>
          </w:rPr>
          <w:drawing>
            <wp:inline distT="0" distB="0" distL="0" distR="0" wp14:anchorId="43F0DBFD" wp14:editId="0A344544">
              <wp:extent cx="1363955" cy="2992755"/>
              <wp:effectExtent l="0" t="0" r="0" b="0"/>
              <wp:docPr id="1073741841" name="Picture 1073741841" descr="Picture 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1" name="Picture 1" descr="Picture 1"/>
                      <pic:cNvPicPr>
                        <a:picLocks noChangeAspect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3955" cy="2992755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1251F8B4" wp14:editId="6DBED14D">
              <wp:extent cx="1372523" cy="2982595"/>
              <wp:effectExtent l="0" t="0" r="0" b="0"/>
              <wp:docPr id="1073741842" name="Picture 1073741842" descr="Picture 7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2" name="Picture 7" descr="Picture 7"/>
                      <pic:cNvPicPr>
                        <a:picLocks noChangeAspect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2523" cy="2982595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rFonts w:ascii="Arial" w:eastAsia="Arial" w:hAnsi="Arial" w:cs="Arial"/>
            <w:noProof/>
          </w:rPr>
          <w:drawing>
            <wp:inline distT="0" distB="0" distL="0" distR="0" wp14:anchorId="4C7074DA" wp14:editId="113FAF08">
              <wp:extent cx="1358900" cy="2991348"/>
              <wp:effectExtent l="0" t="0" r="0" b="0"/>
              <wp:docPr id="1073741843" name="Picture 1073741843" descr="Picture 15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3" name="Picture 15" descr="Picture 15"/>
                      <pic:cNvPicPr>
                        <a:picLocks noChangeAspect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8900" cy="2991348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532A8598" wp14:editId="21540132">
              <wp:extent cx="1377950" cy="2994393"/>
              <wp:effectExtent l="0" t="0" r="0" b="0"/>
              <wp:docPr id="1073741844" name="Picture 1073741844" descr="Picture 1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4" name="Picture 13" descr="Picture 13"/>
                      <pic:cNvPicPr>
                        <a:picLocks noChangeAspect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7950" cy="2994393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</w:del>
    </w:p>
    <w:p w14:paraId="56895029" w14:textId="77777777" w:rsidR="009645C3" w:rsidRDefault="008E6C48">
      <w:pPr>
        <w:pStyle w:val="Body"/>
        <w:rPr>
          <w:del w:id="650" w:author="Microsoft Word" w:date="2023-12-06T16:30:00Z"/>
        </w:rPr>
      </w:pPr>
      <w:del w:id="651" w:author="Microsoft Word" w:date="2023-12-06T16:30:00Z">
        <w:r>
          <w:delText> </w:delText>
        </w:r>
        <w:r>
          <w:rPr>
            <w:rFonts w:ascii="Arial" w:eastAsia="Arial" w:hAnsi="Arial" w:cs="Arial"/>
            <w:noProof/>
          </w:rPr>
          <w:drawing>
            <wp:inline distT="0" distB="0" distL="0" distR="0" wp14:anchorId="2EBEA100" wp14:editId="62333B90">
              <wp:extent cx="1346200" cy="2945349"/>
              <wp:effectExtent l="0" t="0" r="0" b="0"/>
              <wp:docPr id="1073741845" name="Picture 1073741845" descr="Picture 17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5" name="Picture 17" descr="Picture 17"/>
                      <pic:cNvPicPr>
                        <a:picLocks noChangeAspect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46200" cy="2945349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rFonts w:ascii="Arial" w:eastAsia="Arial" w:hAnsi="Arial" w:cs="Arial"/>
            <w:noProof/>
          </w:rPr>
          <w:drawing>
            <wp:inline distT="0" distB="0" distL="0" distR="0" wp14:anchorId="6280F6DA" wp14:editId="088AE67C">
              <wp:extent cx="1352550" cy="2949849"/>
              <wp:effectExtent l="0" t="0" r="0" b="0"/>
              <wp:docPr id="1073741846" name="Picture 1073741846" descr="Picture 19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6" name="Picture 19" descr="Picture 19"/>
                      <pic:cNvPicPr>
                        <a:picLocks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2550" cy="2949849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53B8DBFE" wp14:editId="75DC7AE8">
              <wp:extent cx="1365250" cy="2973214"/>
              <wp:effectExtent l="0" t="0" r="0" b="0"/>
              <wp:docPr id="1073741847" name="Picture 1073741847" descr="Picture 2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7" name="Picture 21" descr="Picture 21"/>
                      <pic:cNvPicPr>
                        <a:picLocks noChangeAspect="1"/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5250" cy="2973214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26641C1B" wp14:editId="6996FB2B">
              <wp:extent cx="1346200" cy="2959915"/>
              <wp:effectExtent l="0" t="0" r="0" b="0"/>
              <wp:docPr id="1073741848" name="Picture 1073741848" descr="Picture 2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8" name="Picture 23" descr="Picture 23"/>
                      <pic:cNvPicPr>
                        <a:picLocks noChangeAspect="1"/>
                      </pic:cNvPicPr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46200" cy="2959915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</w:del>
    </w:p>
    <w:p w14:paraId="00B36B9A" w14:textId="6CD50A16" w:rsidR="00DD4BD0" w:rsidRPr="008E6C48" w:rsidRDefault="008E6C48" w:rsidP="00DD4BD0">
      <w:pPr>
        <w:rPr>
          <w:ins w:id="652" w:author="Microsoft Word" w:date="2023-12-06T16:30:00Z"/>
          <w:rFonts w:ascii="Arial" w:hAnsi="Arial" w:cs="Arial"/>
          <w:lang w:val="fr-CA"/>
        </w:rPr>
      </w:pPr>
      <w:del w:id="653" w:author="Microsoft Word" w:date="2023-12-06T16:30:00Z">
        <w:r>
          <w:delText> </w:delText>
        </w:r>
        <w:r>
          <w:rPr>
            <w:noProof/>
          </w:rPr>
          <w:drawing>
            <wp:inline distT="0" distB="0" distL="0" distR="0" wp14:anchorId="602E85C6" wp14:editId="73CEDF02">
              <wp:extent cx="1358595" cy="2940050"/>
              <wp:effectExtent l="0" t="0" r="0" b="0"/>
              <wp:docPr id="1073741849" name="Picture 1073741849" descr="Picture 25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49" name="Picture 25" descr="Picture 25"/>
                      <pic:cNvPicPr>
                        <a:picLocks noChangeAspect="1"/>
                      </pic:cNvPicPr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8595" cy="2940050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624E4703" wp14:editId="70071E85">
              <wp:extent cx="1325613" cy="2914650"/>
              <wp:effectExtent l="0" t="0" r="0" b="0"/>
              <wp:docPr id="1073741850" name="Picture 1073741850" descr="Picture 27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50" name="Picture 27" descr="Picture 27"/>
                      <pic:cNvPicPr>
                        <a:picLocks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25613" cy="2914650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5C2ACBC0" wp14:editId="70D77344">
              <wp:extent cx="1385596" cy="2933700"/>
              <wp:effectExtent l="0" t="0" r="0" b="0"/>
              <wp:docPr id="1073741851" name="Picture 1073741851" descr="Picture 29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51" name="Picture 29" descr="Picture 29"/>
                      <pic:cNvPicPr>
                        <a:picLocks noChangeAspect="1"/>
                      </pic:cNvPicPr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85596" cy="2933700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  <w:r>
          <w:delText> </w:delText>
        </w:r>
        <w:r>
          <w:rPr>
            <w:noProof/>
          </w:rPr>
          <w:drawing>
            <wp:inline distT="0" distB="0" distL="0" distR="0" wp14:anchorId="146DF4D6" wp14:editId="59567667">
              <wp:extent cx="1355856" cy="2952750"/>
              <wp:effectExtent l="0" t="0" r="0" b="0"/>
              <wp:docPr id="1073741852" name="Picture 1073741852" descr="Picture 33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52" name="Picture 33" descr="Picture 33"/>
                      <pic:cNvPicPr>
                        <a:picLocks noChangeAspect="1"/>
                      </pic:cNvPicPr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5856" cy="2952750"/>
                      </a:xfrm>
                      <a:prstGeom prst="rect">
                        <a:avLst/>
                      </a:prstGeom>
                      <a:ln w="12700" cap="flat">
                        <a:noFill/>
                        <a:miter lim="400000"/>
                      </a:ln>
                      <a:effectLst/>
                    </pic:spPr>
                  </pic:pic>
                </a:graphicData>
              </a:graphic>
            </wp:inline>
          </w:drawing>
        </w:r>
      </w:del>
      <w:ins w:id="654" w:author="Microsoft Word" w:date="2023-12-06T16:30:00Z">
        <w:r w:rsidR="008F6C9D" w:rsidRPr="008E6C48">
          <w:rPr>
            <w:rFonts w:ascii="Arial" w:hAnsi="Arial" w:cs="Arial"/>
            <w:noProof/>
            <w:lang w:val="fr-CA"/>
          </w:rPr>
          <w:drawing>
            <wp:inline distT="0" distB="0" distL="0" distR="0" wp14:anchorId="706C31C3" wp14:editId="7FE551FC">
              <wp:extent cx="1363954" cy="2992755"/>
              <wp:effectExtent l="0" t="0" r="8255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88208" cy="30459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F6C9D" w:rsidRPr="008E6C48">
          <w:rPr>
            <w:noProof/>
            <w:lang w:val="fr-CA"/>
          </w:rPr>
          <w:drawing>
            <wp:inline distT="0" distB="0" distL="0" distR="0" wp14:anchorId="4DA97C9C" wp14:editId="19556716">
              <wp:extent cx="1372522" cy="2982595"/>
              <wp:effectExtent l="0" t="0" r="0" b="8255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5810" cy="30332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F6C9D" w:rsidRPr="008E6C48">
          <w:rPr>
            <w:rFonts w:ascii="Arial" w:hAnsi="Arial" w:cs="Arial"/>
            <w:noProof/>
            <w:lang w:val="fr-CA"/>
          </w:rPr>
          <w:drawing>
            <wp:inline distT="0" distB="0" distL="0" distR="0" wp14:anchorId="7947697C" wp14:editId="34834D1E">
              <wp:extent cx="1358900" cy="2991347"/>
              <wp:effectExtent l="0" t="0" r="0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73271" cy="302298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F6C9D" w:rsidRPr="008E6C48">
          <w:rPr>
            <w:noProof/>
            <w:lang w:val="fr-CA"/>
          </w:rPr>
          <w:drawing>
            <wp:inline distT="0" distB="0" distL="0" distR="0" wp14:anchorId="0F9479A7" wp14:editId="43AD1277">
              <wp:extent cx="1377950" cy="2994393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7176" cy="303617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C065783" w14:textId="7A58361F" w:rsidR="008F6C9D" w:rsidRPr="008E6C48" w:rsidRDefault="008F6C9D">
      <w:pPr>
        <w:rPr>
          <w:ins w:id="655" w:author="Microsoft Word" w:date="2023-12-06T16:30:00Z"/>
          <w:lang w:val="fr-CA"/>
        </w:rPr>
      </w:pPr>
      <w:ins w:id="656" w:author="Microsoft Word" w:date="2023-12-06T16:30:00Z">
        <w:r w:rsidRPr="008E6C48">
          <w:rPr>
            <w:lang w:val="fr-CA"/>
          </w:rPr>
          <w:t> </w:t>
        </w:r>
        <w:r w:rsidRPr="008E6C48">
          <w:rPr>
            <w:rFonts w:ascii="Arial" w:hAnsi="Arial" w:cs="Arial"/>
            <w:noProof/>
            <w:lang w:val="fr-CA"/>
          </w:rPr>
          <w:drawing>
            <wp:inline distT="0" distB="0" distL="0" distR="0" wp14:anchorId="3E7257FB" wp14:editId="65E9B9C3">
              <wp:extent cx="1346200" cy="2945349"/>
              <wp:effectExtent l="0" t="0" r="6350" b="762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61047" cy="29778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E6C48">
          <w:rPr>
            <w:rFonts w:ascii="Arial" w:hAnsi="Arial" w:cs="Arial"/>
            <w:noProof/>
            <w:lang w:val="fr-CA"/>
          </w:rPr>
          <w:drawing>
            <wp:inline distT="0" distB="0" distL="0" distR="0" wp14:anchorId="46DCBB5E" wp14:editId="7B5661E5">
              <wp:extent cx="1352550" cy="2949849"/>
              <wp:effectExtent l="0" t="0" r="0" b="317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8598" cy="305027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E6C48">
          <w:rPr>
            <w:noProof/>
            <w:lang w:val="fr-CA"/>
          </w:rPr>
          <w:drawing>
            <wp:inline distT="0" distB="0" distL="0" distR="0" wp14:anchorId="245544EB" wp14:editId="6419CF1B">
              <wp:extent cx="1365250" cy="2973213"/>
              <wp:effectExtent l="0" t="0" r="635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83711" cy="301341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E6C48">
          <w:rPr>
            <w:noProof/>
            <w:lang w:val="fr-CA"/>
          </w:rPr>
          <w:drawing>
            <wp:inline distT="0" distB="0" distL="0" distR="0" wp14:anchorId="489675F9" wp14:editId="2EAA7000">
              <wp:extent cx="1346200" cy="2959914"/>
              <wp:effectExtent l="0" t="0" r="6350" b="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59121" cy="2988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0E44CAC" w14:textId="48AFF2D8" w:rsidR="00DD4BD0" w:rsidRDefault="008F6C9D">
      <w:pPr>
        <w:pStyle w:val="Body"/>
        <w:rPr>
          <w:rPrChange w:id="657" w:author="Microsoft Word" w:date="2023-12-06T16:30:00Z">
            <w:rPr>
              <w:rFonts w:ascii="Arial" w:hAnsi="Arial" w:cs="Arial"/>
              <w:lang w:val="fr-CA"/>
            </w:rPr>
          </w:rPrChange>
        </w:rPr>
        <w:pPrChange w:id="658" w:author="Microsoft Word" w:date="2023-12-06T16:30:00Z">
          <w:pPr/>
        </w:pPrChange>
      </w:pPr>
      <w:ins w:id="659" w:author="Microsoft Word" w:date="2023-12-06T16:30:00Z">
        <w:r w:rsidRPr="008E6C48">
          <w:rPr>
            <w:lang w:val="fr-CA"/>
          </w:rPr>
          <w:lastRenderedPageBreak/>
          <w:t> </w:t>
        </w:r>
        <w:r w:rsidRPr="008E6C48">
          <w:rPr>
            <w:noProof/>
            <w:lang w:val="fr-CA"/>
          </w:rPr>
          <w:drawing>
            <wp:inline distT="0" distB="0" distL="0" distR="0" wp14:anchorId="5B1D3201" wp14:editId="4EF8CDB8">
              <wp:extent cx="1358595" cy="2940050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71063" cy="29670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E6C48">
          <w:rPr>
            <w:noProof/>
            <w:lang w:val="fr-CA"/>
          </w:rPr>
          <w:drawing>
            <wp:inline distT="0" distB="0" distL="0" distR="0" wp14:anchorId="496E1876" wp14:editId="517EF25C">
              <wp:extent cx="1325613" cy="2914650"/>
              <wp:effectExtent l="0" t="0" r="8255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42903" cy="2952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E6C48">
          <w:rPr>
            <w:noProof/>
            <w:lang w:val="fr-CA"/>
          </w:rPr>
          <w:drawing>
            <wp:inline distT="0" distB="0" distL="0" distR="0" wp14:anchorId="797EAD4E" wp14:editId="4B7513DA">
              <wp:extent cx="1385596" cy="2933700"/>
              <wp:effectExtent l="0" t="0" r="508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01335" cy="2967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600735" w:rsidRPr="008E6C48">
          <w:rPr>
            <w:lang w:val="fr-CA"/>
          </w:rPr>
          <w:t> </w:t>
        </w:r>
        <w:r w:rsidR="00600735" w:rsidRPr="008E6C48">
          <w:rPr>
            <w:noProof/>
            <w:lang w:val="fr-CA"/>
          </w:rPr>
          <w:drawing>
            <wp:inline distT="0" distB="0" distL="0" distR="0" wp14:anchorId="73D694AA" wp14:editId="4E75AA12">
              <wp:extent cx="1355855" cy="2952750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62895" cy="296808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sectPr w:rsidR="00DD4BD0">
      <w:headerReference w:type="default" r:id="rId29"/>
      <w:headerReference w:type="first" r:id="rId30"/>
      <w:pgSz w:w="12240" w:h="15840"/>
      <w:pgMar w:top="1809" w:right="2126" w:bottom="1080" w:left="1440" w:header="426" w:footer="425" w:gutter="0"/>
      <w:cols w:space="720"/>
      <w:titlePg/>
      <w:docGrid w:linePitch="0"/>
      <w:sectPrChange w:id="676" w:author="Microsoft Word" w:date="2023-12-06T16:30:00Z">
        <w:sectPr w:rsidR="00DD4BD0">
          <w:pgMar w:top="1809" w:right="2126" w:bottom="1080" w:left="1440" w:header="426" w:footer="425" w:gutter="0"/>
          <w:cols w:space="708"/>
          <w:docGrid w:linePitch="36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F5E0D" w14:textId="77777777" w:rsidR="00784F89" w:rsidRDefault="00784F89" w:rsidP="00497989">
      <w:r>
        <w:separator/>
      </w:r>
    </w:p>
  </w:endnote>
  <w:endnote w:type="continuationSeparator" w:id="0">
    <w:p w14:paraId="765B2A91" w14:textId="77777777" w:rsidR="00784F89" w:rsidRDefault="00784F89" w:rsidP="00497989">
      <w:r>
        <w:continuationSeparator/>
      </w:r>
    </w:p>
  </w:endnote>
  <w:endnote w:type="continuationNotice" w:id="1">
    <w:p w14:paraId="2DFE6C82" w14:textId="77777777" w:rsidR="00784F89" w:rsidRDefault="00784F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riadPro-Regular">
    <w:altName w:val="Calibri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9992" w14:textId="77777777" w:rsidR="00EC4C57" w:rsidRDefault="00EC4C57" w:rsidP="00494952">
    <w:pPr>
      <w:pStyle w:val="Footer"/>
      <w:framePr w:wrap="around" w:vAnchor="text" w:hAnchor="margin" w:xAlign="right" w:y="1"/>
      <w:rPr>
        <w:ins w:id="235" w:author="Microsoft Word" w:date="2023-12-06T16:30:00Z"/>
        <w:rStyle w:val="PageNumber"/>
      </w:rPr>
    </w:pPr>
    <w:ins w:id="236" w:author="Microsoft Word" w:date="2023-12-06T16:30:00Z">
      <w:r>
        <w:rPr>
          <w:rStyle w:val="PageNumber"/>
        </w:rPr>
        <w:fldChar w:fldCharType="begin"/>
      </w:r>
      <w:r>
        <w:rPr>
          <w:rStyle w:val="PageNumber"/>
        </w:rPr>
        <w:instrText xml:space="preserve">PAGE  </w:instrText>
      </w:r>
      <w:r>
        <w:rPr>
          <w:rStyle w:val="PageNumber"/>
        </w:rPr>
        <w:fldChar w:fldCharType="separate"/>
      </w:r>
      <w:r>
        <w:rPr>
          <w:rStyle w:val="PageNumber"/>
          <w:noProof/>
        </w:rPr>
        <w:t>2</w:t>
      </w:r>
      <w:r>
        <w:rPr>
          <w:rStyle w:val="PageNumber"/>
        </w:rPr>
        <w:fldChar w:fldCharType="end"/>
      </w:r>
    </w:ins>
  </w:p>
  <w:sdt>
    <w:sdtPr>
      <w:rPr>
        <w:rFonts w:ascii="Arial" w:hAnsi="Arial" w:cs="Arial"/>
      </w:rPr>
      <w:id w:val="1541394752"/>
      <w:docPartObj>
        <w:docPartGallery w:val="Page Numbers (Bottom of Page)"/>
        <w:docPartUnique/>
      </w:docPartObj>
    </w:sdtPr>
    <w:sdtEndPr>
      <w:rPr>
        <w:noProof/>
        <w:color w:val="808080" w:themeColor="background1" w:themeShade="80"/>
      </w:rPr>
    </w:sdtEndPr>
    <w:sdtContent>
      <w:p w14:paraId="13783222" w14:textId="77777777" w:rsidR="00EC4C57" w:rsidRDefault="00EC4C57" w:rsidP="00896E4C">
        <w:pPr>
          <w:pStyle w:val="Footer"/>
          <w:ind w:right="360"/>
          <w:rPr>
            <w:ins w:id="237" w:author="Microsoft Word" w:date="2023-12-06T16:30:00Z"/>
            <w:rFonts w:ascii="Arial" w:hAnsi="Arial" w:cs="Arial"/>
          </w:rPr>
        </w:pPr>
        <w:ins w:id="238" w:author="Microsoft Word" w:date="2023-12-06T16:30:00Z">
          <w:r w:rsidRPr="0076420D">
            <w:rPr>
              <w:rFonts w:ascii="Arial" w:hAnsi="Arial" w:cs="Arial"/>
              <w:noProof/>
              <w:lang w:val="fr-CA" w:eastAsia="fr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268ADB" wp14:editId="4DA9E081">
                    <wp:simplePos x="0" y="0"/>
                    <wp:positionH relativeFrom="column">
                      <wp:posOffset>4102100</wp:posOffset>
                    </wp:positionH>
                    <wp:positionV relativeFrom="paragraph">
                      <wp:posOffset>134619</wp:posOffset>
                    </wp:positionV>
                    <wp:extent cx="2286000" cy="334645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86000" cy="3346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7787C4" w14:textId="77777777" w:rsidR="00EC4C57" w:rsidRDefault="00EC4C57" w:rsidP="00741B59">
                                <w:pPr>
                                  <w:pStyle w:val="Footer"/>
                                  <w:jc w:val="right"/>
                                  <w:rPr>
                                    <w:ins w:id="239" w:author="Microsoft Word" w:date="2023-12-06T16:30:00Z"/>
                                    <w:rFonts w:ascii="Arial" w:hAnsi="Arial" w:cs="Arial"/>
                                    <w:color w:val="808080" w:themeColor="background1" w:themeShade="80"/>
                                  </w:rPr>
                                </w:pPr>
                                <w:ins w:id="240" w:author="Microsoft Word" w:date="2023-12-06T16:30:00Z">
                                  <w:r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t xml:space="preserve">Page </w:t>
                                  </w:r>
                                  <w:r w:rsidRPr="00EF5B16"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fldChar w:fldCharType="begin"/>
                                  </w:r>
                                  <w:r w:rsidRPr="00EF5B16"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instrText xml:space="preserve"> PAGE  \* Arabic  \* MERGEFORMAT </w:instrText>
                                  </w:r>
                                  <w:r w:rsidRPr="00EF5B16"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808080" w:themeColor="background1" w:themeShade="80"/>
                                    </w:rPr>
                                    <w:t>2</w:t>
                                  </w:r>
                                  <w:r w:rsidRPr="00EF5B16"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</w:rPr>
                                    <w:t xml:space="preserve"> of 4</w:t>
                                  </w:r>
                                </w:ins>
                              </w:p>
                              <w:p w14:paraId="67A04D1B" w14:textId="77777777" w:rsidR="00EC4C57" w:rsidRPr="00EF5B16" w:rsidRDefault="00EC4C57" w:rsidP="00741B59">
                                <w:pPr>
                                  <w:pStyle w:val="Footer"/>
                                  <w:jc w:val="right"/>
                                  <w:rPr>
                                    <w:ins w:id="241" w:author="Microsoft Word" w:date="2023-12-06T16:30:00Z"/>
                                    <w:rFonts w:ascii="Arial" w:hAnsi="Arial" w:cs="Arial"/>
                                    <w:color w:val="808080" w:themeColor="background1" w:themeShade="8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C268A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33" type="#_x0000_t202" style="position:absolute;margin-left:323pt;margin-top:10.6pt;width:180pt;height:26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" filled="f" stroked="f" strokeweight=".5pt">
                    <v:textbox>
                      <w:txbxContent>
                        <w:p w14:paraId="3F7787C4" w14:textId="77777777" w:rsidR="00EC4C57" w:rsidRDefault="00EC4C57" w:rsidP="00741B59">
                          <w:pPr>
                            <w:pStyle w:val="Footer"/>
                            <w:jc w:val="right"/>
                            <w:rPr>
                              <w:ins w:id="242" w:author="Microsoft Word" w:date="2023-12-06T16:30:00Z"/>
                              <w:rFonts w:ascii="Arial" w:hAnsi="Arial" w:cs="Arial"/>
                              <w:color w:val="808080" w:themeColor="background1" w:themeShade="80"/>
                            </w:rPr>
                          </w:pPr>
                          <w:ins w:id="243" w:author="Microsoft Word" w:date="2023-12-06T16:30:00Z">
                            <w:r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t xml:space="preserve">Page </w:t>
                            </w:r>
                            <w:r w:rsidRPr="00EF5B16"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fldChar w:fldCharType="begin"/>
                            </w:r>
                            <w:r w:rsidRPr="00EF5B16"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instrText xml:space="preserve"> PAGE  \* Arabic  \* MERGEFORMAT </w:instrText>
                            </w:r>
                            <w:r w:rsidRPr="00EF5B16"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808080" w:themeColor="background1" w:themeShade="80"/>
                              </w:rPr>
                              <w:t>2</w:t>
                            </w:r>
                            <w:r w:rsidRPr="00EF5B16"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color w:val="808080" w:themeColor="background1" w:themeShade="80"/>
                              </w:rPr>
                              <w:t xml:space="preserve"> of 4</w:t>
                            </w:r>
                          </w:ins>
                        </w:p>
                        <w:p w14:paraId="67A04D1B" w14:textId="77777777" w:rsidR="00EC4C57" w:rsidRPr="00EF5B16" w:rsidRDefault="00EC4C57" w:rsidP="00741B59">
                          <w:pPr>
                            <w:pStyle w:val="Footer"/>
                            <w:jc w:val="right"/>
                            <w:rPr>
                              <w:ins w:id="244" w:author="Microsoft Word" w:date="2023-12-06T16:30:00Z"/>
                              <w:rFonts w:ascii="Arial" w:hAnsi="Arial" w:cs="Arial"/>
                              <w:color w:val="808080" w:themeColor="background1" w:themeShade="8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ins>
      </w:p>
      <w:p w14:paraId="05280FC2" w14:textId="77777777" w:rsidR="00EC4C57" w:rsidRPr="00EF5B16" w:rsidRDefault="00EC4C57" w:rsidP="0057174B">
        <w:pPr>
          <w:pStyle w:val="Footer"/>
          <w:ind w:left="-426"/>
          <w:rPr>
            <w:rFonts w:ascii="Arial" w:hAnsi="Arial" w:cs="Arial"/>
            <w:color w:val="808080" w:themeColor="background1" w:themeShade="80"/>
          </w:rPr>
        </w:pPr>
        <w:ins w:id="245" w:author="Microsoft Word" w:date="2023-12-06T16:30:00Z">
          <w:r w:rsidRPr="00EF5B16">
            <w:rPr>
              <w:rFonts w:ascii="Arial" w:hAnsi="Arial" w:cs="Arial"/>
              <w:b/>
              <w:color w:val="808080" w:themeColor="background1" w:themeShade="80"/>
            </w:rPr>
            <w:t>uOttawa.ca</w:t>
          </w:r>
          <w:r w:rsidRPr="00EF5B16">
            <w:rPr>
              <w:rFonts w:ascii="Arial" w:hAnsi="Arial" w:cs="Arial"/>
              <w:color w:val="808080" w:themeColor="background1" w:themeShade="80"/>
            </w:rPr>
            <w:t xml:space="preserve">   |   Lorem ipsum dolor sit </w:t>
          </w:r>
          <w:proofErr w:type="spellStart"/>
          <w:r w:rsidRPr="00EF5B16">
            <w:rPr>
              <w:rFonts w:ascii="Arial" w:hAnsi="Arial" w:cs="Arial"/>
              <w:color w:val="808080" w:themeColor="background1" w:themeShade="80"/>
            </w:rPr>
            <w:t>amet</w:t>
          </w:r>
          <w:proofErr w:type="spellEnd"/>
          <w:r w:rsidRPr="00EF5B16">
            <w:rPr>
              <w:rFonts w:ascii="Arial" w:hAnsi="Arial" w:cs="Arial"/>
              <w:color w:val="808080" w:themeColor="background1" w:themeShade="80"/>
            </w:rPr>
            <w:t xml:space="preserve"> </w:t>
          </w:r>
        </w:ins>
      </w:p>
    </w:sdtContent>
  </w:sdt>
  <w:p w14:paraId="6CF13671" w14:textId="77777777" w:rsidR="00EC4C57" w:rsidRDefault="00EC4C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B8D3A" w14:textId="53FDAFA1" w:rsidR="00EC4C57" w:rsidRDefault="00EC4C57">
    <w:pPr>
      <w:pStyle w:val="Footer"/>
      <w:tabs>
        <w:tab w:val="clear" w:pos="4320"/>
        <w:tab w:val="clear" w:pos="8640"/>
        <w:tab w:val="left" w:pos="1120"/>
      </w:tabs>
      <w:jc w:val="right"/>
      <w:rPr>
        <w:rPrChange w:id="246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pPrChange w:id="247" w:author="Microsoft Word" w:date="2023-12-06T16:30:00Z">
        <w:pPr>
          <w:pStyle w:val="Footer"/>
          <w:tabs>
            <w:tab w:val="clear" w:pos="4320"/>
            <w:tab w:val="clear" w:pos="8640"/>
            <w:tab w:val="left" w:pos="1120"/>
          </w:tabs>
          <w:ind w:right="-1285"/>
          <w:jc w:val="right"/>
        </w:pPr>
      </w:pPrChange>
    </w:pPr>
    <w:ins w:id="248" w:author="Microsoft Word" w:date="2023-12-06T16:30:00Z">
      <w:r w:rsidRPr="00800D96">
        <w:rPr>
          <w:rFonts w:ascii="Arial" w:hAnsi="Arial" w:cs="Arial"/>
          <w:noProof/>
          <w:color w:val="808080" w:themeColor="background1" w:themeShade="80"/>
          <w:sz w:val="22"/>
          <w:szCs w:val="22"/>
          <w:lang w:val="fr-CA"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1692C1" wp14:editId="42089A14">
                <wp:simplePos x="0" y="0"/>
                <wp:positionH relativeFrom="column">
                  <wp:posOffset>-266700</wp:posOffset>
                </wp:positionH>
                <wp:positionV relativeFrom="paragraph">
                  <wp:posOffset>-44450</wp:posOffset>
                </wp:positionV>
                <wp:extent cx="5372100" cy="2794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el="http://schemas.microsoft.com/office/2019/extlst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0C62A" w14:textId="190E3D8E" w:rsidR="001970B6" w:rsidRPr="001970B6" w:rsidRDefault="00751391" w:rsidP="001970B6">
                            <w:pPr>
                              <w:pStyle w:val="Footer"/>
                              <w:ind w:right="360" w:hanging="62"/>
                              <w:rPr>
                                <w:ins w:id="249" w:author="Microsoft Word" w:date="2023-12-06T16:30:00Z"/>
                                <w:rFonts w:ascii="Arial" w:hAnsi="Arial" w:cs="Arial"/>
                                <w:color w:val="808080" w:themeColor="background1" w:themeShade="80"/>
                                <w:sz w:val="22"/>
                                <w:szCs w:val="22"/>
                                <w:lang w:val="fr-CA"/>
                              </w:rPr>
                            </w:pPr>
                            <w:ins w:id="250" w:author="Microsoft Word" w:date="2023-12-06T16:30:00Z"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SEG2505</w:t>
                              </w:r>
                              <w:r w:rsidR="007D3ADD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 xml:space="preserve">                                                   </w:t>
                              </w:r>
                              <w:r w:rsidR="00FC48EF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 xml:space="preserve"> </w:t>
                              </w:r>
                              <w:r w:rsidR="008064F3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 xml:space="preserve">           </w:t>
                              </w:r>
                              <w:r w:rsidR="001970B6" w:rsidRPr="00FC48EF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A</w:t>
                              </w:r>
                              <w:r w:rsidR="00F07E15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-</w:t>
                              </w:r>
                              <w:r w:rsidR="001970B6" w:rsidRPr="00FC48EF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20</w:t>
                              </w:r>
                              <w:r w:rsidR="00756C49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2</w:t>
                              </w:r>
                              <w:r w:rsidR="008064F3">
                                <w:rPr>
                                  <w:rFonts w:ascii="Arial" w:hAnsi="Arial" w:cs="Arial"/>
                                  <w:color w:val="808080" w:themeColor="background1" w:themeShade="80"/>
                                  <w:sz w:val="22"/>
                                  <w:szCs w:val="22"/>
                                  <w:lang w:val="fr-CA"/>
                                </w:rPr>
                                <w:t>3</w:t>
                              </w:r>
                            </w:ins>
                          </w:p>
                          <w:p w14:paraId="1F632548" w14:textId="3F1101D9" w:rsidR="00EC4C57" w:rsidRPr="00FC48EF" w:rsidRDefault="00EC4C57" w:rsidP="00B876C0">
                            <w:pPr>
                              <w:pStyle w:val="Footer"/>
                              <w:ind w:right="360" w:hanging="62"/>
                              <w:rPr>
                                <w:ins w:id="251" w:author="Microsoft Word" w:date="2023-12-06T16:30:00Z"/>
                                <w:color w:val="808080" w:themeColor="background1" w:themeShade="80"/>
                                <w:sz w:val="22"/>
                                <w:szCs w:val="22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692C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34" type="#_x0000_t202" style="position:absolute;left:0;text-align:left;margin-left:-21pt;margin-top:-3.5pt;width:423pt;height:2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" filled="f" stroked="f">
                <v:textbox>
                  <w:txbxContent>
                    <w:p w14:paraId="0A80C62A" w14:textId="190E3D8E" w:rsidR="001970B6" w:rsidRPr="001970B6" w:rsidRDefault="00751391" w:rsidP="001970B6">
                      <w:pPr>
                        <w:pStyle w:val="Footer"/>
                        <w:ind w:right="360" w:hanging="62"/>
                        <w:rPr>
                          <w:ins w:id="252" w:author="Microsoft Word" w:date="2023-12-06T16:30:00Z"/>
                          <w:rFonts w:ascii="Arial" w:hAnsi="Arial" w:cs="Arial"/>
                          <w:color w:val="808080" w:themeColor="background1" w:themeShade="80"/>
                          <w:sz w:val="22"/>
                          <w:szCs w:val="22"/>
                          <w:lang w:val="fr-CA"/>
                        </w:rPr>
                      </w:pPr>
                      <w:ins w:id="253" w:author="Microsoft Word" w:date="2023-12-06T16:30:00Z">
                        <w:r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SEG2505</w:t>
                        </w:r>
                        <w:r w:rsidR="007D3ADD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 xml:space="preserve">                                                   </w:t>
                        </w:r>
                        <w:r w:rsidR="00FC48EF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 xml:space="preserve"> </w:t>
                        </w:r>
                        <w:r w:rsidR="008064F3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 xml:space="preserve">           </w:t>
                        </w:r>
                        <w:r w:rsidR="001970B6" w:rsidRPr="00FC48EF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A</w:t>
                        </w:r>
                        <w:r w:rsidR="00F07E15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-</w:t>
                        </w:r>
                        <w:r w:rsidR="001970B6" w:rsidRPr="00FC48EF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20</w:t>
                        </w:r>
                        <w:r w:rsidR="00756C49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2</w:t>
                        </w:r>
                        <w:r w:rsidR="008064F3">
                          <w:rPr>
                            <w:rFonts w:ascii="Arial" w:hAnsi="Arial" w:cs="Arial"/>
                            <w:color w:val="808080" w:themeColor="background1" w:themeShade="80"/>
                            <w:sz w:val="22"/>
                            <w:szCs w:val="22"/>
                            <w:lang w:val="fr-CA"/>
                          </w:rPr>
                          <w:t>3</w:t>
                        </w:r>
                      </w:ins>
                    </w:p>
                    <w:p w14:paraId="1F632548" w14:textId="3F1101D9" w:rsidR="00EC4C57" w:rsidRPr="00FC48EF" w:rsidRDefault="00EC4C57" w:rsidP="00B876C0">
                      <w:pPr>
                        <w:pStyle w:val="Footer"/>
                        <w:ind w:right="360" w:hanging="62"/>
                        <w:rPr>
                          <w:ins w:id="254" w:author="Microsoft Word" w:date="2023-12-06T16:30:00Z"/>
                          <w:color w:val="808080" w:themeColor="background1" w:themeShade="80"/>
                          <w:sz w:val="22"/>
                          <w:szCs w:val="22"/>
                          <w:lang w:val="fr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ins>
    <w:r>
      <w:rPr>
        <w:rFonts w:ascii="Arial" w:hAnsi="Arial"/>
        <w:color w:val="808080"/>
        <w:sz w:val="22"/>
        <w:u w:color="808080"/>
        <w:rPrChange w:id="255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t xml:space="preserve">Page </w:t>
    </w:r>
    <w:r>
      <w:rPr>
        <w:rFonts w:ascii="Arial" w:hAnsi="Arial"/>
        <w:color w:val="808080"/>
        <w:sz w:val="22"/>
        <w:u w:color="808080"/>
        <w:rPrChange w:id="256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PAGE </w:instrText>
    </w:r>
    <w:r>
      <w:rPr>
        <w:rFonts w:ascii="Arial" w:hAnsi="Arial"/>
        <w:color w:val="808080"/>
        <w:sz w:val="22"/>
        <w:u w:color="808080"/>
        <w:rPrChange w:id="257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separate"/>
    </w:r>
    <w:r w:rsidR="008064F3">
      <w:rPr>
        <w:rFonts w:ascii="Arial" w:hAnsi="Arial" w:cs="Arial"/>
        <w:noProof/>
        <w:color w:val="808080" w:themeColor="background1" w:themeShade="80"/>
        <w:sz w:val="22"/>
        <w:szCs w:val="22"/>
      </w:rPr>
      <w:t>2</w:t>
    </w:r>
    <w:r>
      <w:rPr>
        <w:rFonts w:ascii="Arial" w:hAnsi="Arial"/>
        <w:color w:val="808080"/>
        <w:sz w:val="22"/>
        <w:u w:color="808080"/>
        <w:rPrChange w:id="258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end"/>
    </w:r>
    <w:r>
      <w:rPr>
        <w:rFonts w:ascii="Arial" w:hAnsi="Arial"/>
        <w:color w:val="808080"/>
        <w:sz w:val="22"/>
        <w:u w:color="808080"/>
        <w:rPrChange w:id="259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t>/</w:t>
    </w:r>
    <w:r>
      <w:rPr>
        <w:rFonts w:ascii="Arial" w:hAnsi="Arial"/>
        <w:color w:val="808080"/>
        <w:sz w:val="22"/>
        <w:u w:color="808080"/>
        <w:rPrChange w:id="260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begin"/>
    </w:r>
    <w:r w:rsidRPr="00800D96">
      <w:rPr>
        <w:rFonts w:ascii="Arial" w:hAnsi="Arial" w:cs="Arial"/>
        <w:color w:val="808080" w:themeColor="background1" w:themeShade="80"/>
        <w:sz w:val="22"/>
        <w:szCs w:val="22"/>
      </w:rPr>
      <w:instrText xml:space="preserve"> NUMPAGES </w:instrText>
    </w:r>
    <w:r>
      <w:rPr>
        <w:rFonts w:ascii="Arial" w:hAnsi="Arial"/>
        <w:color w:val="808080"/>
        <w:sz w:val="22"/>
        <w:u w:color="808080"/>
        <w:rPrChange w:id="261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separate"/>
    </w:r>
    <w:del w:id="262" w:author="Microsoft Word" w:date="2023-12-06T16:30:00Z">
      <w:r w:rsidR="008E6C48">
        <w:rPr>
          <w:rFonts w:ascii="Arial" w:eastAsia="Arial" w:hAnsi="Arial" w:cs="Arial"/>
          <w:color w:val="808080"/>
          <w:sz w:val="22"/>
          <w:szCs w:val="22"/>
          <w:u w:color="808080"/>
        </w:rPr>
        <w:delText>9</w:delText>
      </w:r>
    </w:del>
    <w:ins w:id="263" w:author="Microsoft Word" w:date="2023-12-06T16:30:00Z">
      <w:r w:rsidR="008064F3">
        <w:rPr>
          <w:rFonts w:ascii="Arial" w:hAnsi="Arial" w:cs="Arial"/>
          <w:noProof/>
          <w:color w:val="808080" w:themeColor="background1" w:themeShade="80"/>
          <w:sz w:val="22"/>
          <w:szCs w:val="22"/>
        </w:rPr>
        <w:t>2</w:t>
      </w:r>
    </w:ins>
    <w:r>
      <w:rPr>
        <w:rFonts w:ascii="Arial" w:hAnsi="Arial"/>
        <w:color w:val="808080"/>
        <w:sz w:val="22"/>
        <w:u w:color="808080"/>
        <w:rPrChange w:id="264" w:author="Microsoft Word" w:date="2023-12-06T16:30:00Z">
          <w:rPr>
            <w:rFonts w:ascii="Arial" w:hAnsi="Arial" w:cs="Arial"/>
            <w:color w:val="808080" w:themeColor="background1" w:themeShade="80"/>
            <w:sz w:val="22"/>
            <w:szCs w:val="22"/>
          </w:rPr>
        </w:rPrChange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24628" w14:textId="77777777" w:rsidR="00EC4C57" w:rsidRDefault="00EC4C57">
    <w:pPr>
      <w:pStyle w:val="Footer"/>
    </w:pPr>
    <w:ins w:id="276" w:author="Microsoft Word" w:date="2023-12-06T16:30:00Z">
      <w:r>
        <w:rPr>
          <w:rFonts w:ascii="Arial" w:hAnsi="Arial" w:cs="Arial"/>
          <w:noProof/>
          <w:szCs w:val="22"/>
          <w:lang w:val="fr-CA" w:eastAsia="fr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96A994" wp14:editId="3B22381F">
                <wp:simplePos x="0" y="0"/>
                <wp:positionH relativeFrom="margin">
                  <wp:posOffset>-683260</wp:posOffset>
                </wp:positionH>
                <wp:positionV relativeFrom="paragraph">
                  <wp:posOffset>-876935</wp:posOffset>
                </wp:positionV>
                <wp:extent cx="6038850" cy="1019175"/>
                <wp:effectExtent l="0" t="0" r="0" b="0"/>
                <wp:wrapTopAndBottom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850" cy="1019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8E164" w14:textId="667BE7D7" w:rsidR="00751391" w:rsidRPr="008064F3" w:rsidRDefault="00751391" w:rsidP="008F7A0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before="100" w:beforeAutospacing="1" w:after="280"/>
                              <w:rPr>
                                <w:ins w:id="277" w:author="Microsoft Word" w:date="2023-12-06T16:30:00Z"/>
                                <w:rFonts w:ascii="Arial" w:hAnsi="Arial" w:cs="Arial"/>
                                <w:color w:val="FFFFFF" w:themeColor="background1"/>
                                <w:sz w:val="36"/>
                                <w:szCs w:val="36"/>
                                <w:lang w:val="fr-CA"/>
                              </w:rPr>
                            </w:pPr>
                            <w:ins w:id="278" w:author="Microsoft Word" w:date="2023-12-06T16:30:00Z">
                              <w:r w:rsidRPr="008064F3">
                                <w:rPr>
                                  <w:rFonts w:ascii="Arial" w:hAnsi="Arial" w:cs="Arial"/>
                                  <w:color w:val="FFFFFF" w:themeColor="background1"/>
                                  <w:sz w:val="36"/>
                                  <w:szCs w:val="36"/>
                                  <w:lang w:val="fr-CA"/>
                                </w:rPr>
                                <w:t>École de science informatique et génie électrique</w:t>
                              </w:r>
                            </w:ins>
                          </w:p>
                          <w:p w14:paraId="4182A6DE" w14:textId="77777777" w:rsidR="00EC4C57" w:rsidRPr="004071CE" w:rsidRDefault="00EC4C57" w:rsidP="008F7A0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80"/>
                              <w:rPr>
                                <w:ins w:id="279" w:author="Microsoft Word" w:date="2023-12-06T16:30:00Z"/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ins w:id="280" w:author="Microsoft Word" w:date="2023-12-06T16:30:00Z">
                              <w:r w:rsidRPr="00E666B0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uOttawa.c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36"/>
                                  <w:szCs w:val="36"/>
                                </w:rPr>
                                <w:t>a</w:t>
                              </w:r>
                            </w:ins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96A99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6" type="#_x0000_t202" style="position:absolute;margin-left:-53.8pt;margin-top:-69.05pt;width:475.5pt;height:80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" filled="f" stroked="f">
                <v:textbox>
                  <w:txbxContent>
                    <w:p w14:paraId="2918E164" w14:textId="667BE7D7" w:rsidR="00751391" w:rsidRPr="008064F3" w:rsidRDefault="00751391" w:rsidP="008F7A05">
                      <w:pPr>
                        <w:widowControl w:val="0"/>
                        <w:autoSpaceDE w:val="0"/>
                        <w:autoSpaceDN w:val="0"/>
                        <w:adjustRightInd w:val="0"/>
                        <w:spacing w:before="100" w:beforeAutospacing="1" w:after="280"/>
                        <w:rPr>
                          <w:ins w:id="281" w:author="Microsoft Word" w:date="2023-12-06T16:30:00Z"/>
                          <w:rFonts w:ascii="Arial" w:hAnsi="Arial" w:cs="Arial"/>
                          <w:color w:val="FFFFFF" w:themeColor="background1"/>
                          <w:sz w:val="36"/>
                          <w:szCs w:val="36"/>
                          <w:lang w:val="fr-CA"/>
                        </w:rPr>
                      </w:pPr>
                      <w:ins w:id="282" w:author="Microsoft Word" w:date="2023-12-06T16:30:00Z">
                        <w:r w:rsidRPr="008064F3">
                          <w:rPr>
                            <w:rFonts w:ascii="Arial" w:hAnsi="Arial" w:cs="Arial"/>
                            <w:color w:val="FFFFFF" w:themeColor="background1"/>
                            <w:sz w:val="36"/>
                            <w:szCs w:val="36"/>
                            <w:lang w:val="fr-CA"/>
                          </w:rPr>
                          <w:t>École de science informatique et génie électrique</w:t>
                        </w:r>
                      </w:ins>
                    </w:p>
                    <w:p w14:paraId="4182A6DE" w14:textId="77777777" w:rsidR="00EC4C57" w:rsidRPr="004071CE" w:rsidRDefault="00EC4C57" w:rsidP="008F7A0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80"/>
                        <w:rPr>
                          <w:ins w:id="283" w:author="Microsoft Word" w:date="2023-12-06T16:30:00Z"/>
                          <w:rFonts w:ascii="Arial" w:hAnsi="Arial" w:cs="Arial"/>
                          <w:color w:val="FFFFFF" w:themeColor="background1"/>
                        </w:rPr>
                      </w:pPr>
                      <w:ins w:id="284" w:author="Microsoft Word" w:date="2023-12-06T16:30:00Z">
                        <w:r w:rsidRPr="00E666B0">
                          <w:rPr>
                            <w:rFonts w:ascii="Arial" w:hAnsi="Arial" w:cs="Arial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uOttawa.c</w:t>
                        </w:r>
                        <w:r>
                          <w:rPr>
                            <w:rFonts w:ascii="Arial" w:hAnsi="Arial" w:cs="Arial"/>
                            <w:b/>
                            <w:color w:val="FFFFFF" w:themeColor="background1"/>
                            <w:sz w:val="36"/>
                            <w:szCs w:val="36"/>
                          </w:rPr>
                          <w:t>a</w:t>
                        </w:r>
                      </w:ins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E7F8C" w14:textId="77777777" w:rsidR="00784F89" w:rsidRDefault="00784F89" w:rsidP="00497989">
      <w:r>
        <w:separator/>
      </w:r>
    </w:p>
  </w:footnote>
  <w:footnote w:type="continuationSeparator" w:id="0">
    <w:p w14:paraId="06DFADBB" w14:textId="77777777" w:rsidR="00784F89" w:rsidRDefault="00784F89" w:rsidP="00497989">
      <w:r>
        <w:continuationSeparator/>
      </w:r>
    </w:p>
  </w:footnote>
  <w:footnote w:type="continuationNotice" w:id="1">
    <w:p w14:paraId="2081AEA3" w14:textId="77777777" w:rsidR="00784F89" w:rsidRDefault="00784F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8424B" w14:textId="77777777" w:rsidR="00EC4C57" w:rsidRDefault="00EC4C57">
    <w:pPr>
      <w:pStyle w:val="Header"/>
      <w:pPrChange w:id="226" w:author="Microsoft Word" w:date="2023-12-06T16:30:00Z">
        <w:pPr>
          <w:pStyle w:val="Header"/>
          <w:ind w:hanging="336"/>
        </w:pPr>
      </w:pPrChange>
    </w:pPr>
    <w:ins w:id="227" w:author="Microsoft Word" w:date="2023-12-06T16:30:00Z">
      <w:r w:rsidRPr="00BB27E2">
        <w:rPr>
          <w:rFonts w:ascii="MyriadPro-Regular" w:eastAsia="MS Mincho" w:hAnsi="MyriadPro-Regular" w:cs="Times New Roman"/>
          <w:noProof/>
          <w:spacing w:val="4"/>
          <w:kern w:val="22"/>
          <w:lang w:val="fr-CA" w:eastAsia="fr-CA"/>
        </w:rPr>
        <w:drawing>
          <wp:inline distT="0" distB="0" distL="0" distR="0" wp14:anchorId="519D056E" wp14:editId="0FE622D5">
            <wp:extent cx="2743200" cy="129600"/>
            <wp:effectExtent l="0" t="0" r="0" b="0"/>
            <wp:docPr id="289736739" name="Picture 289736739" descr="Université d'Ottawa | University of Ottawa" title="Université d'Ottawa | University of Otta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_colour.pdf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ins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27C7E" w14:textId="24487014" w:rsidR="00EC4C57" w:rsidRDefault="008E6C48">
    <w:pPr>
      <w:pStyle w:val="Header"/>
      <w:pPrChange w:id="228" w:author="Microsoft Word" w:date="2023-12-06T16:30:00Z">
        <w:pPr>
          <w:pStyle w:val="Header"/>
          <w:ind w:left="-364"/>
        </w:pPr>
      </w:pPrChange>
    </w:pPr>
    <w:del w:id="229" w:author="Microsoft Word" w:date="2023-12-06T16:30:00Z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1" locked="0" layoutInCell="1" allowOverlap="1" wp14:anchorId="0A00660B" wp14:editId="4C575F01">
                <wp:simplePos x="0" y="0"/>
                <wp:positionH relativeFrom="page">
                  <wp:posOffset>647700</wp:posOffset>
                </wp:positionH>
                <wp:positionV relativeFrom="page">
                  <wp:posOffset>9515475</wp:posOffset>
                </wp:positionV>
                <wp:extent cx="5372100" cy="279400"/>
                <wp:effectExtent l="0" t="0" r="0" b="0"/>
                <wp:wrapNone/>
                <wp:docPr id="1073741826" name="Text Box 1073741826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7CA5E05" w14:textId="77777777" w:rsidR="009645C3" w:rsidRDefault="008E6C48">
                            <w:pPr>
                              <w:pStyle w:val="Footer"/>
                              <w:ind w:right="360"/>
                              <w:rPr>
                                <w:del w:id="230" w:author="Microsoft Word" w:date="2023-12-06T16:30:00Z"/>
                              </w:rPr>
                            </w:pPr>
                            <w:del w:id="231" w:author="Microsoft Word" w:date="2023-12-06T16:30:00Z">
                              <w:r>
                                <w:rPr>
                                  <w:rFonts w:ascii="Arial" w:hAnsi="Arial"/>
                                  <w:color w:val="808080"/>
                                  <w:sz w:val="22"/>
                                  <w:szCs w:val="22"/>
                                  <w:u w:color="808080"/>
                                  <w:lang w:val="fr-FR"/>
                                </w:rPr>
                                <w:delText>SEG2505                                                                A-2023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00660B" id="_x0000_t202" coordsize="21600,21600" o:spt="202" path="m,l,21600r21600,l21600,xe">
                <v:stroke joinstyle="miter"/>
                <v:path gradientshapeok="t" o:connecttype="rect"/>
              </v:shapetype>
              <v:shape id="Text Box 1073741826" o:spid="_x0000_s1032" type="#_x0000_t202" alt="Text Box 4" style="position:absolute;margin-left:51pt;margin-top:749.25pt;width:423pt;height:22pt;z-index:-2516439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" filled="f" stroked="f" strokeweight="1pt">
                <v:stroke miterlimit="4"/>
                <v:textbox inset="1.27mm,1.27mm,1.27mm,1.27mm">
                  <w:txbxContent>
                    <w:p w14:paraId="17CA5E05" w14:textId="77777777" w:rsidR="009645C3" w:rsidRDefault="008E6C48">
                      <w:pPr>
                        <w:pStyle w:val="Footer"/>
                        <w:ind w:right="360"/>
                        <w:rPr>
                          <w:del w:id="232" w:author="Microsoft Word" w:date="2023-12-06T16:30:00Z"/>
                        </w:rPr>
                      </w:pPr>
                      <w:del w:id="233" w:author="Microsoft Word" w:date="2023-12-06T16:30:00Z">
                        <w:r>
                          <w:rPr>
                            <w:rFonts w:ascii="Arial" w:hAnsi="Arial"/>
                            <w:color w:val="808080"/>
                            <w:sz w:val="22"/>
                            <w:szCs w:val="22"/>
                            <w:u w:color="808080"/>
                            <w:lang w:val="fr-FR"/>
                          </w:rPr>
                          <w:delText>SEG2505                                                                A-2023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MyriadPro-Regular" w:eastAsia="MyriadPro-Regular" w:hAnsi="MyriadPro-Regular" w:cs="MyriadPro-Regular"/>
          <w:noProof/>
          <w:spacing w:val="4"/>
          <w:kern w:val="22"/>
        </w:rPr>
        <w:drawing>
          <wp:inline distT="0" distB="0" distL="0" distR="0" wp14:anchorId="4EE48D3E" wp14:editId="310B623C">
            <wp:extent cx="2743200" cy="129600"/>
            <wp:effectExtent l="0" t="0" r="0" b="0"/>
            <wp:docPr id="1073741825" name="Picture 1073741825" descr="Université d'Ottawa | University of Ottawa&#10;&#10;Université d'Ottawa | University of Ottaw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niversité d'Ottawa | University of Ottawa&#10;&#10;Université d'Ottawa | University of Ottawa" descr="Université d'Ottawa | University of OttawaUniversité d'Ottawa | University of Ottawa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9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del>
    <w:ins w:id="234" w:author="Microsoft Word" w:date="2023-12-06T16:30:00Z">
      <w:r w:rsidR="00EC4C57" w:rsidRPr="00BB27E2">
        <w:rPr>
          <w:rFonts w:ascii="MyriadPro-Regular" w:eastAsia="MS Mincho" w:hAnsi="MyriadPro-Regular" w:cs="Times New Roman"/>
          <w:noProof/>
          <w:spacing w:val="4"/>
          <w:kern w:val="22"/>
          <w:lang w:val="fr-CA" w:eastAsia="fr-CA"/>
        </w:rPr>
        <w:drawing>
          <wp:inline distT="0" distB="0" distL="0" distR="0" wp14:anchorId="0AD2FF01" wp14:editId="5B8D70A0">
            <wp:extent cx="2743200" cy="129600"/>
            <wp:effectExtent l="0" t="0" r="0" b="0"/>
            <wp:docPr id="216882334" name="Picture 216882334" descr="Université d'Ottawa | University of Ottawa" title="Université d'Ottawa | University of Otta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_colour.pdf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ins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E49BF" w14:textId="3D9DD965" w:rsidR="00EC4C57" w:rsidRDefault="008E6C48">
    <w:pPr>
      <w:pStyle w:val="Header"/>
      <w:tabs>
        <w:tab w:val="clear" w:pos="8640"/>
      </w:tabs>
      <w:pPrChange w:id="265" w:author="Microsoft Word" w:date="2023-12-06T16:30:00Z">
        <w:pPr>
          <w:pStyle w:val="Header"/>
          <w:tabs>
            <w:tab w:val="clear" w:pos="8640"/>
          </w:tabs>
          <w:ind w:right="-1298"/>
        </w:pPr>
      </w:pPrChange>
    </w:pPr>
    <w:del w:id="266" w:author="Microsoft Word" w:date="2023-12-06T16:30:00Z">
      <w:r>
        <w:rPr>
          <w:noProof/>
        </w:rPr>
        <w:drawing>
          <wp:anchor distT="152400" distB="152400" distL="152400" distR="152400" simplePos="0" relativeHeight="251674624" behindDoc="1" locked="0" layoutInCell="1" allowOverlap="1" wp14:anchorId="6BA9C192" wp14:editId="6A73DB9F">
            <wp:simplePos x="0" y="0"/>
            <wp:positionH relativeFrom="page">
              <wp:posOffset>19049</wp:posOffset>
            </wp:positionH>
            <wp:positionV relativeFrom="page">
              <wp:posOffset>0</wp:posOffset>
            </wp:positionV>
            <wp:extent cx="7758661" cy="10040620"/>
            <wp:effectExtent l="0" t="0" r="0" b="0"/>
            <wp:wrapNone/>
            <wp:docPr id="1073741827" name="Picture 1073741827" descr="CommonLaw_LETTERHE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ommonLaw_LETTERHEAD.jpg" descr="CommonLaw_LETTERHEAD.jpg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7758661" cy="10040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1" locked="0" layoutInCell="1" allowOverlap="1" wp14:anchorId="79BD5E04" wp14:editId="70CCB7EF">
                <wp:simplePos x="0" y="0"/>
                <wp:positionH relativeFrom="page">
                  <wp:posOffset>231139</wp:posOffset>
                </wp:positionH>
                <wp:positionV relativeFrom="page">
                  <wp:posOffset>8682990</wp:posOffset>
                </wp:positionV>
                <wp:extent cx="6038850" cy="1019175"/>
                <wp:effectExtent l="0" t="0" r="0" b="0"/>
                <wp:wrapNone/>
                <wp:docPr id="1073741828" name="Text Box 1073741828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019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6479173" w14:textId="77777777" w:rsidR="009645C3" w:rsidRDefault="008E6C48">
                            <w:pPr>
                              <w:pStyle w:val="Body"/>
                              <w:widowControl w:val="0"/>
                              <w:spacing w:before="100" w:after="280"/>
                              <w:rPr>
                                <w:del w:id="267" w:author="Microsoft Word" w:date="2023-12-06T16:30:00Z"/>
                                <w:rFonts w:ascii="Arial" w:eastAsia="Arial" w:hAnsi="Arial" w:cs="Arial"/>
                                <w:color w:val="FFFFFF"/>
                                <w:sz w:val="36"/>
                                <w:szCs w:val="36"/>
                                <w:u w:color="FFFFFF"/>
                              </w:rPr>
                            </w:pPr>
                            <w:del w:id="268" w:author="Microsoft Word" w:date="2023-12-06T16:30:00Z"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École de science informatique et génie électrique</w:delText>
                              </w:r>
                            </w:del>
                          </w:p>
                          <w:p w14:paraId="42A3BA13" w14:textId="77777777" w:rsidR="009645C3" w:rsidRDefault="008E6C48">
                            <w:pPr>
                              <w:pStyle w:val="Body"/>
                              <w:widowControl w:val="0"/>
                              <w:spacing w:after="280"/>
                              <w:rPr>
                                <w:del w:id="269" w:author="Microsoft Word" w:date="2023-12-06T16:30:00Z"/>
                              </w:rPr>
                            </w:pPr>
                            <w:del w:id="270" w:author="Microsoft Word" w:date="2023-12-06T16:30:00Z"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uOttawa.ca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BD5E04" id="_x0000_t202" coordsize="21600,21600" o:spt="202" path="m,l,21600r21600,l21600,xe">
                <v:stroke joinstyle="miter"/>
                <v:path gradientshapeok="t" o:connecttype="rect"/>
              </v:shapetype>
              <v:shape id="Text Box 1073741828" o:spid="_x0000_s1035" type="#_x0000_t202" alt="Text Box 5" style="position:absolute;margin-left:18.2pt;margin-top:683.7pt;width:475.5pt;height:80.25pt;z-index:-2516408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" filled="f" stroked="f" strokeweight="1pt">
                <v:stroke miterlimit="4"/>
                <v:textbox inset="1.27mm,1.27mm,1.27mm,1.27mm">
                  <w:txbxContent>
                    <w:p w14:paraId="46479173" w14:textId="77777777" w:rsidR="009645C3" w:rsidRDefault="008E6C48">
                      <w:pPr>
                        <w:pStyle w:val="Body"/>
                        <w:widowControl w:val="0"/>
                        <w:spacing w:before="100" w:after="280"/>
                        <w:rPr>
                          <w:del w:id="271" w:author="Microsoft Word" w:date="2023-12-06T16:30:00Z"/>
                          <w:rFonts w:ascii="Arial" w:eastAsia="Arial" w:hAnsi="Arial" w:cs="Arial"/>
                          <w:color w:val="FFFFFF"/>
                          <w:sz w:val="36"/>
                          <w:szCs w:val="36"/>
                          <w:u w:color="FFFFFF"/>
                        </w:rPr>
                      </w:pPr>
                      <w:del w:id="272" w:author="Microsoft Word" w:date="2023-12-06T16:30:00Z"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École de science informatique et génie électrique</w:delText>
                        </w:r>
                      </w:del>
                    </w:p>
                    <w:p w14:paraId="42A3BA13" w14:textId="77777777" w:rsidR="009645C3" w:rsidRDefault="008E6C48">
                      <w:pPr>
                        <w:pStyle w:val="Body"/>
                        <w:widowControl w:val="0"/>
                        <w:spacing w:after="280"/>
                        <w:rPr>
                          <w:del w:id="273" w:author="Microsoft Word" w:date="2023-12-06T16:30:00Z"/>
                        </w:rPr>
                      </w:pPr>
                      <w:del w:id="274" w:author="Microsoft Word" w:date="2023-12-06T16:30:00Z">
                        <w:r>
                          <w:rPr>
                            <w:rFonts w:ascii="Arial" w:hAnsi="Arial"/>
                            <w:b/>
                            <w:bCs/>
                            <w:color w:val="FFFFFF"/>
                            <w:sz w:val="36"/>
                            <w:szCs w:val="36"/>
                            <w:u w:color="FFFFFF"/>
                          </w:rPr>
                          <w:delText>uOttawa.ca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  <w:ins w:id="275" w:author="Microsoft Word" w:date="2023-12-06T16:30:00Z">
      <w:r w:rsidR="00EC4C57">
        <w:rPr>
          <w:noProof/>
          <w:lang w:val="fr-CA" w:eastAsia="fr-CA"/>
        </w:rPr>
        <w:drawing>
          <wp:anchor distT="0" distB="0" distL="114300" distR="114300" simplePos="0" relativeHeight="251664384" behindDoc="1" locked="0" layoutInCell="1" allowOverlap="1" wp14:anchorId="5F0BD24C" wp14:editId="675777FE">
            <wp:simplePos x="0" y="0"/>
            <wp:positionH relativeFrom="column">
              <wp:posOffset>-895350</wp:posOffset>
            </wp:positionH>
            <wp:positionV relativeFrom="paragraph">
              <wp:posOffset>-270510</wp:posOffset>
            </wp:positionV>
            <wp:extent cx="7758660" cy="10040620"/>
            <wp:effectExtent l="0" t="0" r="0" b="0"/>
            <wp:wrapNone/>
            <wp:docPr id="2033615250" name="Picture 203361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Law_LETTERHEAD.jpg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882" cy="100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ins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E22EA" w14:textId="7922CEAC" w:rsidR="009645C3" w:rsidRDefault="008E6C48">
    <w:pPr>
      <w:pStyle w:val="HeaderFooter"/>
    </w:pPr>
    <w:del w:id="301" w:author="Microsoft Word" w:date="2023-12-06T16:30:00Z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7696" behindDoc="1" locked="0" layoutInCell="1" allowOverlap="1" wp14:anchorId="475F9AE3" wp14:editId="39C5E0CA">
                <wp:simplePos x="0" y="0"/>
                <wp:positionH relativeFrom="page">
                  <wp:posOffset>647700</wp:posOffset>
                </wp:positionH>
                <wp:positionV relativeFrom="page">
                  <wp:posOffset>9515475</wp:posOffset>
                </wp:positionV>
                <wp:extent cx="5372100" cy="279400"/>
                <wp:effectExtent l="0" t="0" r="0" b="0"/>
                <wp:wrapNone/>
                <wp:docPr id="1505162311" name="Text Box 1505162311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9697965" w14:textId="77777777" w:rsidR="009645C3" w:rsidRDefault="008E6C48">
                            <w:pPr>
                              <w:pStyle w:val="Footer"/>
                              <w:ind w:right="360"/>
                              <w:rPr>
                                <w:del w:id="302" w:author="Microsoft Word" w:date="2023-12-06T16:30:00Z"/>
                              </w:rPr>
                            </w:pPr>
                            <w:del w:id="303" w:author="Microsoft Word" w:date="2023-12-06T16:30:00Z">
                              <w:r>
                                <w:rPr>
                                  <w:rFonts w:ascii="Arial" w:hAnsi="Arial"/>
                                  <w:color w:val="808080"/>
                                  <w:sz w:val="22"/>
                                  <w:szCs w:val="22"/>
                                  <w:u w:color="808080"/>
                                  <w:lang w:val="fr-FR"/>
                                </w:rPr>
                                <w:delText>SEG2505                                                                A-2023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5F9AE3" id="_x0000_t202" coordsize="21600,21600" o:spt="202" path="m,l,21600r21600,l21600,xe">
                <v:stroke joinstyle="miter"/>
                <v:path gradientshapeok="t" o:connecttype="rect"/>
              </v:shapetype>
              <v:shape id="Text Box 1505162311" o:spid="_x0000_s1037" type="#_x0000_t202" alt="Text Box 4" style="position:absolute;margin-left:51pt;margin-top:749.25pt;width:423pt;height:22pt;z-index:-2516387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" filled="f" stroked="f" strokeweight="1pt">
                <v:stroke miterlimit="4"/>
                <v:textbox inset="1.27mm,1.27mm,1.27mm,1.27mm">
                  <w:txbxContent>
                    <w:p w14:paraId="59697965" w14:textId="77777777" w:rsidR="009645C3" w:rsidRDefault="008E6C48">
                      <w:pPr>
                        <w:pStyle w:val="Footer"/>
                        <w:ind w:right="360"/>
                        <w:rPr>
                          <w:del w:id="304" w:author="Microsoft Word" w:date="2023-12-06T16:30:00Z"/>
                        </w:rPr>
                      </w:pPr>
                      <w:del w:id="305" w:author="Microsoft Word" w:date="2023-12-06T16:30:00Z">
                        <w:r>
                          <w:rPr>
                            <w:rFonts w:ascii="Arial" w:hAnsi="Arial"/>
                            <w:color w:val="808080"/>
                            <w:sz w:val="22"/>
                            <w:szCs w:val="22"/>
                            <w:u w:color="808080"/>
                            <w:lang w:val="fr-FR"/>
                          </w:rPr>
                          <w:delText>SEG2505                                                                A-2023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  <w:ins w:id="306" w:author="Microsoft Word" w:date="2023-12-06T16:30:00Z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1" locked="0" layoutInCell="1" allowOverlap="1" wp14:anchorId="75783C34" wp14:editId="20AA954C">
                <wp:simplePos x="0" y="0"/>
                <wp:positionH relativeFrom="page">
                  <wp:posOffset>647700</wp:posOffset>
                </wp:positionH>
                <wp:positionV relativeFrom="page">
                  <wp:posOffset>9515475</wp:posOffset>
                </wp:positionV>
                <wp:extent cx="5372100" cy="279400"/>
                <wp:effectExtent l="0" t="0" r="0" b="0"/>
                <wp:wrapNone/>
                <wp:docPr id="1073741834" name="Text Box 1073741834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E389F0D" w14:textId="77777777" w:rsidR="009645C3" w:rsidRDefault="008E6C48">
                            <w:pPr>
                              <w:pStyle w:val="Footer"/>
                              <w:ind w:right="360"/>
                              <w:rPr>
                                <w:ins w:id="307" w:author="Microsoft Word" w:date="2023-12-06T16:30:00Z"/>
                              </w:rPr>
                            </w:pPr>
                            <w:ins w:id="308" w:author="Microsoft Word" w:date="2023-12-06T16:30:00Z">
                              <w:r>
                                <w:rPr>
                                  <w:rFonts w:ascii="Arial" w:hAnsi="Arial"/>
                                  <w:color w:val="808080"/>
                                  <w:sz w:val="22"/>
                                  <w:szCs w:val="22"/>
                                  <w:u w:color="808080"/>
                                  <w:lang w:val="fr-FR"/>
                                </w:rPr>
                                <w:t>SEG2505                                                                A-2023</w:t>
                              </w:r>
                            </w:ins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83C34" id="Text Box 1073741834" o:spid="_x0000_s1038" type="#_x0000_t202" alt="Text Box 4" style="position:absolute;margin-left:51pt;margin-top:749.25pt;width:423pt;height:22pt;z-index:-25164800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" filled="f" stroked="f" strokeweight="1pt">
                <v:stroke miterlimit="4"/>
                <v:textbox inset="1.27mm,1.27mm,1.27mm,1.27mm">
                  <w:txbxContent>
                    <w:p w14:paraId="7E389F0D" w14:textId="77777777" w:rsidR="009645C3" w:rsidRDefault="008E6C48">
                      <w:pPr>
                        <w:pStyle w:val="Footer"/>
                        <w:ind w:right="360"/>
                        <w:rPr>
                          <w:ins w:id="309" w:author="Microsoft Word" w:date="2023-12-06T16:30:00Z"/>
                        </w:rPr>
                      </w:pPr>
                      <w:ins w:id="310" w:author="Microsoft Word" w:date="2023-12-06T16:30:00Z">
                        <w:r>
                          <w:rPr>
                            <w:rFonts w:ascii="Arial" w:hAnsi="Arial"/>
                            <w:color w:val="808080"/>
                            <w:sz w:val="22"/>
                            <w:szCs w:val="22"/>
                            <w:u w:color="808080"/>
                            <w:lang w:val="fr-FR"/>
                          </w:rPr>
                          <w:t>SEG2505                                                                A-2023</w:t>
                        </w:r>
                      </w:ins>
                    </w:p>
                  </w:txbxContent>
                </v:textbox>
                <w10:wrap anchorx="page" anchory="page"/>
              </v:shape>
            </w:pict>
          </mc:Fallback>
        </mc:AlternateContent>
      </w:r>
    </w:ins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39EAE" w14:textId="4A3789E3" w:rsidR="009645C3" w:rsidRDefault="008E6C48">
    <w:pPr>
      <w:pStyle w:val="HeaderFooter"/>
    </w:pPr>
    <w:del w:id="311" w:author="Microsoft Word" w:date="2023-12-06T16:30:00Z">
      <w:r>
        <w:rPr>
          <w:noProof/>
        </w:rPr>
        <w:drawing>
          <wp:anchor distT="152400" distB="152400" distL="152400" distR="152400" simplePos="0" relativeHeight="251679744" behindDoc="1" locked="0" layoutInCell="1" allowOverlap="1" wp14:anchorId="4FB1B656" wp14:editId="6FACD828">
            <wp:simplePos x="0" y="0"/>
            <wp:positionH relativeFrom="page">
              <wp:posOffset>19049</wp:posOffset>
            </wp:positionH>
            <wp:positionV relativeFrom="page">
              <wp:posOffset>0</wp:posOffset>
            </wp:positionV>
            <wp:extent cx="7758661" cy="10040620"/>
            <wp:effectExtent l="0" t="0" r="0" b="0"/>
            <wp:wrapNone/>
            <wp:docPr id="1843825936" name="Picture 1843825936" descr="CommonLaw_LETTERHE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ommonLaw_LETTERHEAD.jpg" descr="CommonLaw_LETTERHEAD.jpg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7758661" cy="10040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0768" behindDoc="1" locked="0" layoutInCell="1" allowOverlap="1" wp14:anchorId="54ED6B58" wp14:editId="333BEFB4">
                <wp:simplePos x="0" y="0"/>
                <wp:positionH relativeFrom="page">
                  <wp:posOffset>231139</wp:posOffset>
                </wp:positionH>
                <wp:positionV relativeFrom="page">
                  <wp:posOffset>8682990</wp:posOffset>
                </wp:positionV>
                <wp:extent cx="6038850" cy="1019175"/>
                <wp:effectExtent l="0" t="0" r="0" b="0"/>
                <wp:wrapNone/>
                <wp:docPr id="3939098" name="Text Box 3939098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019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54CEBD9" w14:textId="77777777" w:rsidR="009645C3" w:rsidRDefault="008E6C48">
                            <w:pPr>
                              <w:pStyle w:val="Body"/>
                              <w:widowControl w:val="0"/>
                              <w:spacing w:before="100" w:after="280"/>
                              <w:rPr>
                                <w:del w:id="312" w:author="Microsoft Word" w:date="2023-12-06T16:30:00Z"/>
                                <w:rFonts w:ascii="Arial" w:eastAsia="Arial" w:hAnsi="Arial" w:cs="Arial"/>
                                <w:color w:val="FFFFFF"/>
                                <w:sz w:val="36"/>
                                <w:szCs w:val="36"/>
                                <w:u w:color="FFFFFF"/>
                              </w:rPr>
                            </w:pPr>
                            <w:del w:id="313" w:author="Microsoft Word" w:date="2023-12-06T16:30:00Z"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École de science informatique et génie électrique</w:delText>
                              </w:r>
                            </w:del>
                          </w:p>
                          <w:p w14:paraId="0300B788" w14:textId="77777777" w:rsidR="009645C3" w:rsidRDefault="008E6C48">
                            <w:pPr>
                              <w:pStyle w:val="Body"/>
                              <w:widowControl w:val="0"/>
                              <w:spacing w:after="280"/>
                              <w:rPr>
                                <w:del w:id="314" w:author="Microsoft Word" w:date="2023-12-06T16:30:00Z"/>
                              </w:rPr>
                            </w:pPr>
                            <w:del w:id="315" w:author="Microsoft Word" w:date="2023-12-06T16:30:00Z"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uOttawa.ca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ED6B58" id="_x0000_t202" coordsize="21600,21600" o:spt="202" path="m,l,21600r21600,l21600,xe">
                <v:stroke joinstyle="miter"/>
                <v:path gradientshapeok="t" o:connecttype="rect"/>
              </v:shapetype>
              <v:shape id="Text Box 3939098" o:spid="_x0000_s1039" type="#_x0000_t202" alt="Text Box 5" style="position:absolute;margin-left:18.2pt;margin-top:683.7pt;width:475.5pt;height:80.25pt;z-index:-2516357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" filled="f" stroked="f" strokeweight="1pt">
                <v:stroke miterlimit="4"/>
                <v:textbox inset="1.27mm,1.27mm,1.27mm,1.27mm">
                  <w:txbxContent>
                    <w:p w14:paraId="554CEBD9" w14:textId="77777777" w:rsidR="009645C3" w:rsidRDefault="008E6C48">
                      <w:pPr>
                        <w:pStyle w:val="Body"/>
                        <w:widowControl w:val="0"/>
                        <w:spacing w:before="100" w:after="280"/>
                        <w:rPr>
                          <w:del w:id="316" w:author="Microsoft Word" w:date="2023-12-06T16:30:00Z"/>
                          <w:rFonts w:ascii="Arial" w:eastAsia="Arial" w:hAnsi="Arial" w:cs="Arial"/>
                          <w:color w:val="FFFFFF"/>
                          <w:sz w:val="36"/>
                          <w:szCs w:val="36"/>
                          <w:u w:color="FFFFFF"/>
                        </w:rPr>
                      </w:pPr>
                      <w:del w:id="317" w:author="Microsoft Word" w:date="2023-12-06T16:30:00Z"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École de science informatique et génie électrique</w:delText>
                        </w:r>
                      </w:del>
                    </w:p>
                    <w:p w14:paraId="0300B788" w14:textId="77777777" w:rsidR="009645C3" w:rsidRDefault="008E6C48">
                      <w:pPr>
                        <w:pStyle w:val="Body"/>
                        <w:widowControl w:val="0"/>
                        <w:spacing w:after="280"/>
                        <w:rPr>
                          <w:del w:id="318" w:author="Microsoft Word" w:date="2023-12-06T16:30:00Z"/>
                        </w:rPr>
                      </w:pPr>
                      <w:del w:id="319" w:author="Microsoft Word" w:date="2023-12-06T16:30:00Z">
                        <w:r>
                          <w:rPr>
                            <w:rFonts w:ascii="Arial" w:hAnsi="Arial"/>
                            <w:b/>
                            <w:bCs/>
                            <w:color w:val="FFFFFF"/>
                            <w:sz w:val="36"/>
                            <w:szCs w:val="36"/>
                            <w:u w:color="FFFFFF"/>
                          </w:rPr>
                          <w:delText>uOttawa.ca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  <w:ins w:id="320" w:author="Microsoft Word" w:date="2023-12-06T16:30:00Z">
      <w:r>
        <w:rPr>
          <w:noProof/>
        </w:rPr>
        <w:drawing>
          <wp:anchor distT="152400" distB="152400" distL="152400" distR="152400" simplePos="0" relativeHeight="251669504" behindDoc="1" locked="0" layoutInCell="1" allowOverlap="1" wp14:anchorId="4B2E4892" wp14:editId="49A2D936">
            <wp:simplePos x="0" y="0"/>
            <wp:positionH relativeFrom="page">
              <wp:posOffset>19049</wp:posOffset>
            </wp:positionH>
            <wp:positionV relativeFrom="page">
              <wp:posOffset>0</wp:posOffset>
            </wp:positionV>
            <wp:extent cx="7758661" cy="10040620"/>
            <wp:effectExtent l="0" t="0" r="0" b="0"/>
            <wp:wrapNone/>
            <wp:docPr id="1073741835" name="Picture 1073741835" descr="CommonLaw_LETTERHE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ommonLaw_LETTERHEAD.jpg" descr="CommonLaw_LETTERHEAD.jpg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7758661" cy="10040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1" locked="0" layoutInCell="1" allowOverlap="1" wp14:anchorId="0773D419" wp14:editId="019C70A4">
                <wp:simplePos x="0" y="0"/>
                <wp:positionH relativeFrom="page">
                  <wp:posOffset>231139</wp:posOffset>
                </wp:positionH>
                <wp:positionV relativeFrom="page">
                  <wp:posOffset>8682990</wp:posOffset>
                </wp:positionV>
                <wp:extent cx="6038850" cy="1019175"/>
                <wp:effectExtent l="0" t="0" r="0" b="0"/>
                <wp:wrapNone/>
                <wp:docPr id="1073741836" name="Text Box 1073741836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019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056975D" w14:textId="77777777" w:rsidR="009645C3" w:rsidRDefault="008E6C48">
                            <w:pPr>
                              <w:pStyle w:val="Body"/>
                              <w:widowControl w:val="0"/>
                              <w:spacing w:before="100" w:after="280"/>
                              <w:rPr>
                                <w:ins w:id="321" w:author="Microsoft Word" w:date="2023-12-06T16:30:00Z"/>
                                <w:rFonts w:ascii="Arial" w:eastAsia="Arial" w:hAnsi="Arial" w:cs="Arial"/>
                                <w:color w:val="FFFFFF"/>
                                <w:sz w:val="36"/>
                                <w:szCs w:val="36"/>
                                <w:u w:color="FFFFFF"/>
                              </w:rPr>
                            </w:pPr>
                            <w:ins w:id="322" w:author="Microsoft Word" w:date="2023-12-06T16:30:00Z"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t>École de science informatique et génie électrique</w:t>
                              </w:r>
                            </w:ins>
                          </w:p>
                          <w:p w14:paraId="04F99545" w14:textId="77777777" w:rsidR="009645C3" w:rsidRDefault="008E6C48">
                            <w:pPr>
                              <w:pStyle w:val="Body"/>
                              <w:widowControl w:val="0"/>
                              <w:spacing w:after="280"/>
                              <w:rPr>
                                <w:ins w:id="323" w:author="Microsoft Word" w:date="2023-12-06T16:30:00Z"/>
                              </w:rPr>
                            </w:pPr>
                            <w:ins w:id="324" w:author="Microsoft Word" w:date="2023-12-06T16:30:00Z"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t>uOttawa.ca</w:t>
                              </w:r>
                            </w:ins>
                          </w:p>
                        </w:txbxContent>
                      </wps:txbx>
                      <wps:bodyPr wrap="square" lIns="45719" tIns="45719" rIns="45719" bIns="45719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3D419" id="Text Box 1073741836" o:spid="_x0000_s1040" type="#_x0000_t202" alt="Text Box 5" style="position:absolute;margin-left:18.2pt;margin-top:683.7pt;width:475.5pt;height:80.25pt;z-index:-25164595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" filled="f" stroked="f" strokeweight="1pt">
                <v:stroke miterlimit="4"/>
                <v:textbox inset="1.27mm,1.27mm,1.27mm,1.27mm">
                  <w:txbxContent>
                    <w:p w14:paraId="3056975D" w14:textId="77777777" w:rsidR="009645C3" w:rsidRDefault="008E6C48">
                      <w:pPr>
                        <w:pStyle w:val="Body"/>
                        <w:widowControl w:val="0"/>
                        <w:spacing w:before="100" w:after="280"/>
                        <w:rPr>
                          <w:ins w:id="325" w:author="Microsoft Word" w:date="2023-12-06T16:30:00Z"/>
                          <w:rFonts w:ascii="Arial" w:eastAsia="Arial" w:hAnsi="Arial" w:cs="Arial"/>
                          <w:color w:val="FFFFFF"/>
                          <w:sz w:val="36"/>
                          <w:szCs w:val="36"/>
                          <w:u w:color="FFFFFF"/>
                        </w:rPr>
                      </w:pPr>
                      <w:ins w:id="326" w:author="Microsoft Word" w:date="2023-12-06T16:30:00Z"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t>École de science informatique et génie électrique</w:t>
                        </w:r>
                      </w:ins>
                    </w:p>
                    <w:p w14:paraId="04F99545" w14:textId="77777777" w:rsidR="009645C3" w:rsidRDefault="008E6C48">
                      <w:pPr>
                        <w:pStyle w:val="Body"/>
                        <w:widowControl w:val="0"/>
                        <w:spacing w:after="280"/>
                        <w:rPr>
                          <w:ins w:id="327" w:author="Microsoft Word" w:date="2023-12-06T16:30:00Z"/>
                        </w:rPr>
                      </w:pPr>
                      <w:ins w:id="328" w:author="Microsoft Word" w:date="2023-12-06T16:30:00Z">
                        <w:r>
                          <w:rPr>
                            <w:rFonts w:ascii="Arial" w:hAnsi="Arial"/>
                            <w:b/>
                            <w:bCs/>
                            <w:color w:val="FFFFFF"/>
                            <w:sz w:val="36"/>
                            <w:szCs w:val="36"/>
                            <w:u w:color="FFFFFF"/>
                          </w:rPr>
                          <w:t>uOttawa.ca</w:t>
                        </w:r>
                      </w:ins>
                    </w:p>
                  </w:txbxContent>
                </v:textbox>
                <w10:wrap anchorx="page" anchory="page"/>
              </v:shape>
            </w:pict>
          </mc:Fallback>
        </mc:AlternateContent>
      </w:r>
    </w:ins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7CA03" w14:textId="18FFD18A" w:rsidR="008E6C48" w:rsidRDefault="008E6C48">
    <w:pPr>
      <w:pStyle w:val="HeaderFooter"/>
      <w:pPrChange w:id="660" w:author="Microsoft Word" w:date="2023-12-06T16:30:00Z">
        <w:pPr>
          <w:pStyle w:val="Header"/>
        </w:pPr>
      </w:pPrChange>
    </w:pPr>
    <w:del w:id="661" w:author="Microsoft Word" w:date="2023-12-06T16:30:00Z"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2816" behindDoc="1" locked="0" layoutInCell="1" allowOverlap="1" wp14:anchorId="29165115" wp14:editId="58316413">
                <wp:simplePos x="0" y="0"/>
                <wp:positionH relativeFrom="page">
                  <wp:posOffset>647700</wp:posOffset>
                </wp:positionH>
                <wp:positionV relativeFrom="page">
                  <wp:posOffset>9515475</wp:posOffset>
                </wp:positionV>
                <wp:extent cx="5372100" cy="279400"/>
                <wp:effectExtent l="0" t="0" r="0" b="0"/>
                <wp:wrapNone/>
                <wp:docPr id="1073741838" name="officeArt object" descr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9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40522B5" w14:textId="77777777" w:rsidR="009645C3" w:rsidRDefault="008E6C48">
                            <w:pPr>
                              <w:pStyle w:val="Footer"/>
                              <w:ind w:right="360"/>
                              <w:rPr>
                                <w:del w:id="662" w:author="Microsoft Word" w:date="2023-12-06T16:30:00Z"/>
                              </w:rPr>
                            </w:pPr>
                            <w:del w:id="663" w:author="Microsoft Word" w:date="2023-12-06T16:30:00Z">
                              <w:r>
                                <w:rPr>
                                  <w:rFonts w:ascii="Arial" w:hAnsi="Arial"/>
                                  <w:color w:val="808080"/>
                                  <w:sz w:val="22"/>
                                  <w:szCs w:val="22"/>
                                  <w:u w:color="808080"/>
                                  <w:lang w:val="fr-FR"/>
                                </w:rPr>
                                <w:delText>SEG2505                                                                A-2023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165115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41" type="#_x0000_t202" alt="Text Box 4" style="position:absolute;margin-left:51pt;margin-top:749.25pt;width:423pt;height:22pt;z-index:-2516336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" filled="f" stroked="f" strokeweight="1pt">
                <v:stroke miterlimit="4"/>
                <v:textbox inset="1.27mm,1.27mm,1.27mm,1.27mm">
                  <w:txbxContent>
                    <w:p w14:paraId="640522B5" w14:textId="77777777" w:rsidR="009645C3" w:rsidRDefault="008E6C48">
                      <w:pPr>
                        <w:pStyle w:val="Footer"/>
                        <w:ind w:right="360"/>
                        <w:rPr>
                          <w:del w:id="664" w:author="Microsoft Word" w:date="2023-12-06T16:30:00Z"/>
                        </w:rPr>
                      </w:pPr>
                      <w:del w:id="665" w:author="Microsoft Word" w:date="2023-12-06T16:30:00Z">
                        <w:r>
                          <w:rPr>
                            <w:rFonts w:ascii="Arial" w:hAnsi="Arial"/>
                            <w:color w:val="808080"/>
                            <w:sz w:val="22"/>
                            <w:szCs w:val="22"/>
                            <w:u w:color="808080"/>
                            <w:lang w:val="fr-FR"/>
                          </w:rPr>
                          <w:delText>SEG2505                                                                A-2023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C7612" w14:textId="313078E4" w:rsidR="008E6C48" w:rsidRDefault="008E6C48">
    <w:pPr>
      <w:pStyle w:val="HeaderFooter"/>
      <w:pPrChange w:id="666" w:author="Microsoft Word" w:date="2023-12-06T16:30:00Z">
        <w:pPr>
          <w:pStyle w:val="Header"/>
        </w:pPr>
      </w:pPrChange>
    </w:pPr>
    <w:del w:id="667" w:author="Microsoft Word" w:date="2023-12-06T16:30:00Z">
      <w:r>
        <w:rPr>
          <w:noProof/>
        </w:rPr>
        <w:drawing>
          <wp:anchor distT="152400" distB="152400" distL="152400" distR="152400" simplePos="0" relativeHeight="251684864" behindDoc="1" locked="0" layoutInCell="1" allowOverlap="1" wp14:anchorId="2B9A7D93" wp14:editId="60D03376">
            <wp:simplePos x="0" y="0"/>
            <wp:positionH relativeFrom="page">
              <wp:posOffset>19049</wp:posOffset>
            </wp:positionH>
            <wp:positionV relativeFrom="page">
              <wp:posOffset>0</wp:posOffset>
            </wp:positionV>
            <wp:extent cx="7758661" cy="10040620"/>
            <wp:effectExtent l="0" t="0" r="0" b="0"/>
            <wp:wrapNone/>
            <wp:docPr id="1073741839" name="officeArt object" descr="CommonLaw_LETTERHEA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ommonLaw_LETTERHEAD.jpg" descr="CommonLaw_LETTERHEAD.jpg"/>
                    <pic:cNvPicPr>
                      <a:picLocks noChangeAspect="1"/>
                    </pic:cNvPicPr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7758661" cy="10040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1" locked="0" layoutInCell="1" allowOverlap="1" wp14:anchorId="2E532583" wp14:editId="46D2DECB">
                <wp:simplePos x="0" y="0"/>
                <wp:positionH relativeFrom="page">
                  <wp:posOffset>231139</wp:posOffset>
                </wp:positionH>
                <wp:positionV relativeFrom="page">
                  <wp:posOffset>8682990</wp:posOffset>
                </wp:positionV>
                <wp:extent cx="6038850" cy="1019175"/>
                <wp:effectExtent l="0" t="0" r="0" b="0"/>
                <wp:wrapNone/>
                <wp:docPr id="1073741840" name="officeArt object" descr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0191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2616141" w14:textId="77777777" w:rsidR="009645C3" w:rsidRDefault="008E6C48">
                            <w:pPr>
                              <w:pStyle w:val="Body"/>
                              <w:widowControl w:val="0"/>
                              <w:spacing w:before="100" w:after="280"/>
                              <w:rPr>
                                <w:del w:id="668" w:author="Microsoft Word" w:date="2023-12-06T16:30:00Z"/>
                                <w:rFonts w:ascii="Arial" w:eastAsia="Arial" w:hAnsi="Arial" w:cs="Arial"/>
                                <w:color w:val="FFFFFF"/>
                                <w:sz w:val="36"/>
                                <w:szCs w:val="36"/>
                                <w:u w:color="FFFFFF"/>
                              </w:rPr>
                            </w:pPr>
                            <w:del w:id="669" w:author="Microsoft Word" w:date="2023-12-06T16:30:00Z">
                              <w:r>
                                <w:rPr>
                                  <w:rFonts w:ascii="Arial" w:hAnsi="Arial"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École de science informatique et génie électrique</w:delText>
                              </w:r>
                            </w:del>
                          </w:p>
                          <w:p w14:paraId="6CDCB248" w14:textId="77777777" w:rsidR="009645C3" w:rsidRDefault="008E6C48">
                            <w:pPr>
                              <w:pStyle w:val="Body"/>
                              <w:widowControl w:val="0"/>
                              <w:spacing w:after="280"/>
                              <w:rPr>
                                <w:del w:id="670" w:author="Microsoft Word" w:date="2023-12-06T16:30:00Z"/>
                              </w:rPr>
                            </w:pPr>
                            <w:del w:id="671" w:author="Microsoft Word" w:date="2023-12-06T16:30:00Z">
                              <w:r>
                                <w:rPr>
                                  <w:rFonts w:ascii="Arial" w:hAnsi="Arial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:u w:color="FFFFFF"/>
                                </w:rPr>
                                <w:delText>uOttawa.ca</w:delText>
                              </w:r>
                            </w:del>
                          </w:p>
                        </w:txbxContent>
                      </wps:txbx>
                      <wps:bodyPr wrap="square" lIns="45719" tIns="45719" rIns="45719" bIns="45719" numCol="1" anchor="b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532583"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alt="Text Box 5" style="position:absolute;margin-left:18.2pt;margin-top:683.7pt;width:475.5pt;height:80.25pt;z-index:-2516305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" filled="f" stroked="f" strokeweight="1pt">
                <v:stroke miterlimit="4"/>
                <v:textbox inset="1.27mm,1.27mm,1.27mm,1.27mm">
                  <w:txbxContent>
                    <w:p w14:paraId="02616141" w14:textId="77777777" w:rsidR="009645C3" w:rsidRDefault="008E6C48">
                      <w:pPr>
                        <w:pStyle w:val="Body"/>
                        <w:widowControl w:val="0"/>
                        <w:spacing w:before="100" w:after="280"/>
                        <w:rPr>
                          <w:del w:id="672" w:author="Microsoft Word" w:date="2023-12-06T16:30:00Z"/>
                          <w:rFonts w:ascii="Arial" w:eastAsia="Arial" w:hAnsi="Arial" w:cs="Arial"/>
                          <w:color w:val="FFFFFF"/>
                          <w:sz w:val="36"/>
                          <w:szCs w:val="36"/>
                          <w:u w:color="FFFFFF"/>
                        </w:rPr>
                      </w:pPr>
                      <w:del w:id="673" w:author="Microsoft Word" w:date="2023-12-06T16:30:00Z">
                        <w:r>
                          <w:rPr>
                            <w:rFonts w:ascii="Arial" w:hAnsi="Arial"/>
                            <w:color w:val="FFFFFF"/>
                            <w:sz w:val="36"/>
                            <w:szCs w:val="36"/>
                            <w:u w:color="FFFFFF"/>
                          </w:rPr>
                          <w:delText>École de science informatique et génie électrique</w:delText>
                        </w:r>
                      </w:del>
                    </w:p>
                    <w:p w14:paraId="6CDCB248" w14:textId="77777777" w:rsidR="009645C3" w:rsidRDefault="008E6C48">
                      <w:pPr>
                        <w:pStyle w:val="Body"/>
                        <w:widowControl w:val="0"/>
                        <w:spacing w:after="280"/>
                        <w:rPr>
                          <w:del w:id="674" w:author="Microsoft Word" w:date="2023-12-06T16:30:00Z"/>
                        </w:rPr>
                      </w:pPr>
                      <w:del w:id="675" w:author="Microsoft Word" w:date="2023-12-06T16:30:00Z">
                        <w:r>
                          <w:rPr>
                            <w:rFonts w:ascii="Arial" w:hAnsi="Arial"/>
                            <w:b/>
                            <w:bCs/>
                            <w:color w:val="FFFFFF"/>
                            <w:sz w:val="36"/>
                            <w:szCs w:val="36"/>
                            <w:u w:color="FFFFFF"/>
                          </w:rPr>
                          <w:delText>uOttawa.ca</w:delText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A7DBF"/>
    <w:multiLevelType w:val="hybridMultilevel"/>
    <w:tmpl w:val="BDBC7BE0"/>
    <w:lvl w:ilvl="0" w:tplc="D9727F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EDE02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B610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2AE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2E0D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445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4047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9A23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84C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04ACA"/>
    <w:multiLevelType w:val="hybridMultilevel"/>
    <w:tmpl w:val="E2F2D990"/>
    <w:lvl w:ilvl="0" w:tplc="F4C6D3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94219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9040F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B2818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86137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6C90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8B7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648B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23EC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88A"/>
    <w:multiLevelType w:val="hybridMultilevel"/>
    <w:tmpl w:val="1E74C6B0"/>
    <w:lvl w:ilvl="0" w:tplc="E63ACB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A4F88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16D22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DEA1D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A048E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87AFEA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17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D822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42C6D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B38D9"/>
    <w:multiLevelType w:val="hybridMultilevel"/>
    <w:tmpl w:val="3E92E868"/>
    <w:lvl w:ilvl="0" w:tplc="6E66B56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38236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4C8CD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AC81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4ABA9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8A9D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346ED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74AEF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1E92D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42D51"/>
    <w:multiLevelType w:val="hybridMultilevel"/>
    <w:tmpl w:val="94AAEB50"/>
    <w:lvl w:ilvl="0" w:tplc="0C0C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1A1D6E89"/>
    <w:multiLevelType w:val="hybridMultilevel"/>
    <w:tmpl w:val="7D18873C"/>
    <w:lvl w:ilvl="0" w:tplc="71D43FB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18C9C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096C55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E6F60592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FA6C85E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CDAF91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B0CEB0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282A5B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02B6D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C94315"/>
    <w:multiLevelType w:val="hybridMultilevel"/>
    <w:tmpl w:val="6674083E"/>
    <w:styleLink w:val="ImportedStyle1"/>
    <w:lvl w:ilvl="0" w:tplc="80BC2A24">
      <w:start w:val="1"/>
      <w:numFmt w:val="decimal"/>
      <w:lvlText w:val="%1."/>
      <w:lvlJc w:val="left"/>
      <w:pPr>
        <w:ind w:left="720" w:hanging="51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63E80D0">
      <w:start w:val="1"/>
      <w:numFmt w:val="lowerLetter"/>
      <w:lvlText w:val="%2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618C68A">
      <w:start w:val="1"/>
      <w:numFmt w:val="lowerRoman"/>
      <w:lvlText w:val="%3."/>
      <w:lvlJc w:val="left"/>
      <w:pPr>
        <w:ind w:left="2160" w:hanging="3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FE8D054">
      <w:start w:val="1"/>
      <w:numFmt w:val="decimal"/>
      <w:lvlText w:val="%4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05077C8">
      <w:start w:val="1"/>
      <w:numFmt w:val="lowerLetter"/>
      <w:lvlText w:val="%5."/>
      <w:lvlJc w:val="left"/>
      <w:pPr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D8D456">
      <w:start w:val="1"/>
      <w:numFmt w:val="lowerRoman"/>
      <w:lvlText w:val="%6."/>
      <w:lvlJc w:val="left"/>
      <w:pPr>
        <w:ind w:left="4320" w:hanging="3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62EC162">
      <w:start w:val="1"/>
      <w:numFmt w:val="decimal"/>
      <w:lvlText w:val="%7."/>
      <w:lvlJc w:val="left"/>
      <w:pPr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4262FAE">
      <w:start w:val="1"/>
      <w:numFmt w:val="lowerLetter"/>
      <w:lvlText w:val="%8."/>
      <w:lvlJc w:val="left"/>
      <w:pPr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6285A42">
      <w:start w:val="1"/>
      <w:numFmt w:val="lowerRoman"/>
      <w:lvlText w:val="%9."/>
      <w:lvlJc w:val="left"/>
      <w:pPr>
        <w:ind w:left="6480" w:hanging="3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0C26804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727A5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236F2269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D29A8"/>
    <w:multiLevelType w:val="hybridMultilevel"/>
    <w:tmpl w:val="748EFF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11486"/>
    <w:multiLevelType w:val="hybridMultilevel"/>
    <w:tmpl w:val="3342F7C6"/>
    <w:lvl w:ilvl="0" w:tplc="1DFCD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E2E0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A2BC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F467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72F3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309B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1070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3E0C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982A1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3265F"/>
    <w:multiLevelType w:val="hybridMultilevel"/>
    <w:tmpl w:val="99340E3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97E6F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50A18"/>
    <w:multiLevelType w:val="hybridMultilevel"/>
    <w:tmpl w:val="D7DEFF9E"/>
    <w:lvl w:ilvl="0" w:tplc="02E2EE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4EE5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10D6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9AEC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EE05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42BA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CC065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FEC6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384E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0570A3"/>
    <w:multiLevelType w:val="hybridMultilevel"/>
    <w:tmpl w:val="BB1CAE3C"/>
    <w:lvl w:ilvl="0" w:tplc="C470A79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0E915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1A0CD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64F3A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EA2A5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2AF0C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FA573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ECE0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0860E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E85EAE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F80A81"/>
    <w:multiLevelType w:val="hybridMultilevel"/>
    <w:tmpl w:val="72F0D4C8"/>
    <w:lvl w:ilvl="0" w:tplc="79CAB9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7AE8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8056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368FB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3C94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EC87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DEE0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4A04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CC4C9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AC1D6B"/>
    <w:multiLevelType w:val="hybridMultilevel"/>
    <w:tmpl w:val="8DE41042"/>
    <w:lvl w:ilvl="0" w:tplc="F34A225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70D0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365F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E9E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7ED2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1C07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84A0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3054C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3F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122FE7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1B3F66"/>
    <w:multiLevelType w:val="hybridMultilevel"/>
    <w:tmpl w:val="6674083E"/>
    <w:numStyleLink w:val="ImportedStyle1"/>
  </w:abstractNum>
  <w:abstractNum w:abstractNumId="21" w15:restartNumberingAfterBreak="0">
    <w:nsid w:val="3CA95F2C"/>
    <w:multiLevelType w:val="hybridMultilevel"/>
    <w:tmpl w:val="D2163D3C"/>
    <w:lvl w:ilvl="0" w:tplc="0C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F6840BE"/>
    <w:multiLevelType w:val="hybridMultilevel"/>
    <w:tmpl w:val="0030837A"/>
    <w:lvl w:ilvl="0" w:tplc="0C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36501A"/>
    <w:multiLevelType w:val="hybridMultilevel"/>
    <w:tmpl w:val="1B18B2EC"/>
    <w:lvl w:ilvl="0" w:tplc="8D2C4D42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21137D"/>
    <w:multiLevelType w:val="hybridMultilevel"/>
    <w:tmpl w:val="D324AAF8"/>
    <w:lvl w:ilvl="0" w:tplc="6A6AE47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22CFD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6EFE4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84CE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802E1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1E782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BEA19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6A1ED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10BD7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374E52"/>
    <w:multiLevelType w:val="hybridMultilevel"/>
    <w:tmpl w:val="DB781B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E8562B"/>
    <w:multiLevelType w:val="hybridMultilevel"/>
    <w:tmpl w:val="0FF21CD0"/>
    <w:lvl w:ilvl="0" w:tplc="0C0C0019">
      <w:start w:val="1"/>
      <w:numFmt w:val="lowerLetter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7" w15:restartNumberingAfterBreak="0">
    <w:nsid w:val="625D49EF"/>
    <w:multiLevelType w:val="hybridMultilevel"/>
    <w:tmpl w:val="1F987F28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980" w:hanging="360"/>
      </w:pPr>
    </w:lvl>
    <w:lvl w:ilvl="2" w:tplc="0C0C001B" w:tentative="1">
      <w:start w:val="1"/>
      <w:numFmt w:val="lowerRoman"/>
      <w:lvlText w:val="%3."/>
      <w:lvlJc w:val="right"/>
      <w:pPr>
        <w:ind w:left="2700" w:hanging="180"/>
      </w:pPr>
    </w:lvl>
    <w:lvl w:ilvl="3" w:tplc="0C0C000F" w:tentative="1">
      <w:start w:val="1"/>
      <w:numFmt w:val="decimal"/>
      <w:lvlText w:val="%4."/>
      <w:lvlJc w:val="left"/>
      <w:pPr>
        <w:ind w:left="3420" w:hanging="360"/>
      </w:pPr>
    </w:lvl>
    <w:lvl w:ilvl="4" w:tplc="0C0C0019" w:tentative="1">
      <w:start w:val="1"/>
      <w:numFmt w:val="lowerLetter"/>
      <w:lvlText w:val="%5."/>
      <w:lvlJc w:val="left"/>
      <w:pPr>
        <w:ind w:left="4140" w:hanging="360"/>
      </w:pPr>
    </w:lvl>
    <w:lvl w:ilvl="5" w:tplc="0C0C001B" w:tentative="1">
      <w:start w:val="1"/>
      <w:numFmt w:val="lowerRoman"/>
      <w:lvlText w:val="%6."/>
      <w:lvlJc w:val="right"/>
      <w:pPr>
        <w:ind w:left="4860" w:hanging="180"/>
      </w:pPr>
    </w:lvl>
    <w:lvl w:ilvl="6" w:tplc="0C0C000F" w:tentative="1">
      <w:start w:val="1"/>
      <w:numFmt w:val="decimal"/>
      <w:lvlText w:val="%7."/>
      <w:lvlJc w:val="left"/>
      <w:pPr>
        <w:ind w:left="5580" w:hanging="360"/>
      </w:pPr>
    </w:lvl>
    <w:lvl w:ilvl="7" w:tplc="0C0C0019" w:tentative="1">
      <w:start w:val="1"/>
      <w:numFmt w:val="lowerLetter"/>
      <w:lvlText w:val="%8."/>
      <w:lvlJc w:val="left"/>
      <w:pPr>
        <w:ind w:left="6300" w:hanging="360"/>
      </w:pPr>
    </w:lvl>
    <w:lvl w:ilvl="8" w:tplc="0C0C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65CB5D2E"/>
    <w:multiLevelType w:val="hybridMultilevel"/>
    <w:tmpl w:val="1040D5E0"/>
    <w:lvl w:ilvl="0" w:tplc="8FC04B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FA409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0EFA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E428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8A3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B6D6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6854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2832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A854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3E1A13"/>
    <w:multiLevelType w:val="hybridMultilevel"/>
    <w:tmpl w:val="FD2C3A6E"/>
    <w:lvl w:ilvl="0" w:tplc="ECD8E1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A813A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58493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E41B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1ECC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6CA42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A0CF9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FE37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34EC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B273AF"/>
    <w:multiLevelType w:val="hybridMultilevel"/>
    <w:tmpl w:val="19868DC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BD1D1A"/>
    <w:multiLevelType w:val="hybridMultilevel"/>
    <w:tmpl w:val="44D612F0"/>
    <w:lvl w:ilvl="0" w:tplc="0C0C000F">
      <w:start w:val="1"/>
      <w:numFmt w:val="decimal"/>
      <w:lvlText w:val="%1."/>
      <w:lvlJc w:val="left"/>
      <w:pPr>
        <w:ind w:left="783" w:hanging="360"/>
      </w:pPr>
    </w:lvl>
    <w:lvl w:ilvl="1" w:tplc="0C0C0019" w:tentative="1">
      <w:start w:val="1"/>
      <w:numFmt w:val="lowerLetter"/>
      <w:lvlText w:val="%2."/>
      <w:lvlJc w:val="left"/>
      <w:pPr>
        <w:ind w:left="1503" w:hanging="360"/>
      </w:pPr>
    </w:lvl>
    <w:lvl w:ilvl="2" w:tplc="0C0C001B" w:tentative="1">
      <w:start w:val="1"/>
      <w:numFmt w:val="lowerRoman"/>
      <w:lvlText w:val="%3."/>
      <w:lvlJc w:val="right"/>
      <w:pPr>
        <w:ind w:left="2223" w:hanging="180"/>
      </w:pPr>
    </w:lvl>
    <w:lvl w:ilvl="3" w:tplc="0C0C000F" w:tentative="1">
      <w:start w:val="1"/>
      <w:numFmt w:val="decimal"/>
      <w:lvlText w:val="%4."/>
      <w:lvlJc w:val="left"/>
      <w:pPr>
        <w:ind w:left="2943" w:hanging="360"/>
      </w:pPr>
    </w:lvl>
    <w:lvl w:ilvl="4" w:tplc="0C0C0019" w:tentative="1">
      <w:start w:val="1"/>
      <w:numFmt w:val="lowerLetter"/>
      <w:lvlText w:val="%5."/>
      <w:lvlJc w:val="left"/>
      <w:pPr>
        <w:ind w:left="3663" w:hanging="360"/>
      </w:pPr>
    </w:lvl>
    <w:lvl w:ilvl="5" w:tplc="0C0C001B" w:tentative="1">
      <w:start w:val="1"/>
      <w:numFmt w:val="lowerRoman"/>
      <w:lvlText w:val="%6."/>
      <w:lvlJc w:val="right"/>
      <w:pPr>
        <w:ind w:left="4383" w:hanging="180"/>
      </w:pPr>
    </w:lvl>
    <w:lvl w:ilvl="6" w:tplc="0C0C000F" w:tentative="1">
      <w:start w:val="1"/>
      <w:numFmt w:val="decimal"/>
      <w:lvlText w:val="%7."/>
      <w:lvlJc w:val="left"/>
      <w:pPr>
        <w:ind w:left="5103" w:hanging="360"/>
      </w:pPr>
    </w:lvl>
    <w:lvl w:ilvl="7" w:tplc="0C0C0019" w:tentative="1">
      <w:start w:val="1"/>
      <w:numFmt w:val="lowerLetter"/>
      <w:lvlText w:val="%8."/>
      <w:lvlJc w:val="left"/>
      <w:pPr>
        <w:ind w:left="5823" w:hanging="360"/>
      </w:pPr>
    </w:lvl>
    <w:lvl w:ilvl="8" w:tplc="0C0C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2" w15:restartNumberingAfterBreak="0">
    <w:nsid w:val="6CD617C5"/>
    <w:multiLevelType w:val="hybridMultilevel"/>
    <w:tmpl w:val="85FC8A9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5633D8"/>
    <w:multiLevelType w:val="hybridMultilevel"/>
    <w:tmpl w:val="22AA4E0C"/>
    <w:lvl w:ilvl="0" w:tplc="0C0C000F">
      <w:start w:val="1"/>
      <w:numFmt w:val="decimal"/>
      <w:lvlText w:val="%1."/>
      <w:lvlJc w:val="left"/>
      <w:pPr>
        <w:ind w:left="540" w:hanging="360"/>
      </w:pPr>
    </w:lvl>
    <w:lvl w:ilvl="1" w:tplc="0C0C0019" w:tentative="1">
      <w:start w:val="1"/>
      <w:numFmt w:val="lowerLetter"/>
      <w:lvlText w:val="%2."/>
      <w:lvlJc w:val="left"/>
      <w:pPr>
        <w:ind w:left="1260" w:hanging="360"/>
      </w:pPr>
    </w:lvl>
    <w:lvl w:ilvl="2" w:tplc="0C0C001B" w:tentative="1">
      <w:start w:val="1"/>
      <w:numFmt w:val="lowerRoman"/>
      <w:lvlText w:val="%3."/>
      <w:lvlJc w:val="right"/>
      <w:pPr>
        <w:ind w:left="1980" w:hanging="180"/>
      </w:pPr>
    </w:lvl>
    <w:lvl w:ilvl="3" w:tplc="0C0C000F" w:tentative="1">
      <w:start w:val="1"/>
      <w:numFmt w:val="decimal"/>
      <w:lvlText w:val="%4."/>
      <w:lvlJc w:val="left"/>
      <w:pPr>
        <w:ind w:left="2700" w:hanging="360"/>
      </w:pPr>
    </w:lvl>
    <w:lvl w:ilvl="4" w:tplc="0C0C0019" w:tentative="1">
      <w:start w:val="1"/>
      <w:numFmt w:val="lowerLetter"/>
      <w:lvlText w:val="%5."/>
      <w:lvlJc w:val="left"/>
      <w:pPr>
        <w:ind w:left="3420" w:hanging="360"/>
      </w:pPr>
    </w:lvl>
    <w:lvl w:ilvl="5" w:tplc="0C0C001B" w:tentative="1">
      <w:start w:val="1"/>
      <w:numFmt w:val="lowerRoman"/>
      <w:lvlText w:val="%6."/>
      <w:lvlJc w:val="right"/>
      <w:pPr>
        <w:ind w:left="4140" w:hanging="180"/>
      </w:pPr>
    </w:lvl>
    <w:lvl w:ilvl="6" w:tplc="0C0C000F" w:tentative="1">
      <w:start w:val="1"/>
      <w:numFmt w:val="decimal"/>
      <w:lvlText w:val="%7."/>
      <w:lvlJc w:val="left"/>
      <w:pPr>
        <w:ind w:left="4860" w:hanging="360"/>
      </w:pPr>
    </w:lvl>
    <w:lvl w:ilvl="7" w:tplc="0C0C0019" w:tentative="1">
      <w:start w:val="1"/>
      <w:numFmt w:val="lowerLetter"/>
      <w:lvlText w:val="%8."/>
      <w:lvlJc w:val="left"/>
      <w:pPr>
        <w:ind w:left="5580" w:hanging="360"/>
      </w:pPr>
    </w:lvl>
    <w:lvl w:ilvl="8" w:tplc="0C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4" w15:restartNumberingAfterBreak="0">
    <w:nsid w:val="70A003D2"/>
    <w:multiLevelType w:val="hybridMultilevel"/>
    <w:tmpl w:val="A0EE7288"/>
    <w:lvl w:ilvl="0" w:tplc="418CF2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44E33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E6F41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007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04AA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CECC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E6F38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E4A1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4AA7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F53AA9"/>
    <w:multiLevelType w:val="hybridMultilevel"/>
    <w:tmpl w:val="5F187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F24A45"/>
    <w:multiLevelType w:val="hybridMultilevel"/>
    <w:tmpl w:val="15AA774A"/>
    <w:lvl w:ilvl="0" w:tplc="D34E09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20F2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C88B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0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E6D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80E4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0215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7003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B6B1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67E20CE"/>
    <w:multiLevelType w:val="hybridMultilevel"/>
    <w:tmpl w:val="8E2490F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44176F"/>
    <w:multiLevelType w:val="hybridMultilevel"/>
    <w:tmpl w:val="61BA7694"/>
    <w:lvl w:ilvl="0" w:tplc="6B54DB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1CBC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5A96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445F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3A4AD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C89D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D434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38E0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E6FD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4C6027"/>
    <w:multiLevelType w:val="hybridMultilevel"/>
    <w:tmpl w:val="FA181BF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620" w:hanging="360"/>
      </w:pPr>
    </w:lvl>
    <w:lvl w:ilvl="2" w:tplc="0C0C001B" w:tentative="1">
      <w:start w:val="1"/>
      <w:numFmt w:val="lowerRoman"/>
      <w:lvlText w:val="%3."/>
      <w:lvlJc w:val="right"/>
      <w:pPr>
        <w:ind w:left="2340" w:hanging="180"/>
      </w:pPr>
    </w:lvl>
    <w:lvl w:ilvl="3" w:tplc="0C0C000F" w:tentative="1">
      <w:start w:val="1"/>
      <w:numFmt w:val="decimal"/>
      <w:lvlText w:val="%4."/>
      <w:lvlJc w:val="left"/>
      <w:pPr>
        <w:ind w:left="3060" w:hanging="360"/>
      </w:pPr>
    </w:lvl>
    <w:lvl w:ilvl="4" w:tplc="0C0C0019" w:tentative="1">
      <w:start w:val="1"/>
      <w:numFmt w:val="lowerLetter"/>
      <w:lvlText w:val="%5."/>
      <w:lvlJc w:val="left"/>
      <w:pPr>
        <w:ind w:left="3780" w:hanging="360"/>
      </w:pPr>
    </w:lvl>
    <w:lvl w:ilvl="5" w:tplc="0C0C001B" w:tentative="1">
      <w:start w:val="1"/>
      <w:numFmt w:val="lowerRoman"/>
      <w:lvlText w:val="%6."/>
      <w:lvlJc w:val="right"/>
      <w:pPr>
        <w:ind w:left="4500" w:hanging="180"/>
      </w:pPr>
    </w:lvl>
    <w:lvl w:ilvl="6" w:tplc="0C0C000F" w:tentative="1">
      <w:start w:val="1"/>
      <w:numFmt w:val="decimal"/>
      <w:lvlText w:val="%7."/>
      <w:lvlJc w:val="left"/>
      <w:pPr>
        <w:ind w:left="5220" w:hanging="360"/>
      </w:pPr>
    </w:lvl>
    <w:lvl w:ilvl="7" w:tplc="0C0C0019" w:tentative="1">
      <w:start w:val="1"/>
      <w:numFmt w:val="lowerLetter"/>
      <w:lvlText w:val="%8."/>
      <w:lvlJc w:val="left"/>
      <w:pPr>
        <w:ind w:left="5940" w:hanging="360"/>
      </w:pPr>
    </w:lvl>
    <w:lvl w:ilvl="8" w:tplc="0C0C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 w15:restartNumberingAfterBreak="0">
    <w:nsid w:val="7A4F081F"/>
    <w:multiLevelType w:val="hybridMultilevel"/>
    <w:tmpl w:val="78AE06F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5C60CC"/>
    <w:multiLevelType w:val="hybridMultilevel"/>
    <w:tmpl w:val="6FAC8226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D73482"/>
    <w:multiLevelType w:val="hybridMultilevel"/>
    <w:tmpl w:val="4A3EA3B2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5"/>
  </w:num>
  <w:num w:numId="3">
    <w:abstractNumId w:val="0"/>
  </w:num>
  <w:num w:numId="4">
    <w:abstractNumId w:val="17"/>
  </w:num>
  <w:num w:numId="5">
    <w:abstractNumId w:val="5"/>
  </w:num>
  <w:num w:numId="6">
    <w:abstractNumId w:val="33"/>
  </w:num>
  <w:num w:numId="7">
    <w:abstractNumId w:val="4"/>
  </w:num>
  <w:num w:numId="8">
    <w:abstractNumId w:val="26"/>
  </w:num>
  <w:num w:numId="9">
    <w:abstractNumId w:val="8"/>
  </w:num>
  <w:num w:numId="10">
    <w:abstractNumId w:val="39"/>
  </w:num>
  <w:num w:numId="11">
    <w:abstractNumId w:val="2"/>
  </w:num>
  <w:num w:numId="12">
    <w:abstractNumId w:val="36"/>
  </w:num>
  <w:num w:numId="13">
    <w:abstractNumId w:val="28"/>
  </w:num>
  <w:num w:numId="14">
    <w:abstractNumId w:val="27"/>
  </w:num>
  <w:num w:numId="15">
    <w:abstractNumId w:val="21"/>
  </w:num>
  <w:num w:numId="16">
    <w:abstractNumId w:val="40"/>
  </w:num>
  <w:num w:numId="17">
    <w:abstractNumId w:val="16"/>
  </w:num>
  <w:num w:numId="18">
    <w:abstractNumId w:val="7"/>
  </w:num>
  <w:num w:numId="19">
    <w:abstractNumId w:val="9"/>
  </w:num>
  <w:num w:numId="20">
    <w:abstractNumId w:val="19"/>
  </w:num>
  <w:num w:numId="21">
    <w:abstractNumId w:val="13"/>
  </w:num>
  <w:num w:numId="22">
    <w:abstractNumId w:val="30"/>
  </w:num>
  <w:num w:numId="23">
    <w:abstractNumId w:val="32"/>
  </w:num>
  <w:num w:numId="24">
    <w:abstractNumId w:val="10"/>
  </w:num>
  <w:num w:numId="25">
    <w:abstractNumId w:val="38"/>
  </w:num>
  <w:num w:numId="26">
    <w:abstractNumId w:val="37"/>
  </w:num>
  <w:num w:numId="27">
    <w:abstractNumId w:val="3"/>
  </w:num>
  <w:num w:numId="28">
    <w:abstractNumId w:val="18"/>
  </w:num>
  <w:num w:numId="29">
    <w:abstractNumId w:val="15"/>
  </w:num>
  <w:num w:numId="30">
    <w:abstractNumId w:val="34"/>
  </w:num>
  <w:num w:numId="31">
    <w:abstractNumId w:val="12"/>
  </w:num>
  <w:num w:numId="32">
    <w:abstractNumId w:val="24"/>
  </w:num>
  <w:num w:numId="33">
    <w:abstractNumId w:val="1"/>
  </w:num>
  <w:num w:numId="34">
    <w:abstractNumId w:val="14"/>
  </w:num>
  <w:num w:numId="35">
    <w:abstractNumId w:val="29"/>
  </w:num>
  <w:num w:numId="36">
    <w:abstractNumId w:val="11"/>
  </w:num>
  <w:num w:numId="37">
    <w:abstractNumId w:val="31"/>
  </w:num>
  <w:num w:numId="38">
    <w:abstractNumId w:val="41"/>
  </w:num>
  <w:num w:numId="39">
    <w:abstractNumId w:val="42"/>
  </w:num>
  <w:num w:numId="40">
    <w:abstractNumId w:val="22"/>
  </w:num>
  <w:num w:numId="41">
    <w:abstractNumId w:val="23"/>
  </w:num>
  <w:num w:numId="42">
    <w:abstractNumId w:val="23"/>
  </w:num>
  <w:num w:numId="43">
    <w:abstractNumId w:val="23"/>
  </w:num>
  <w:num w:numId="44">
    <w:abstractNumId w:val="6"/>
  </w:num>
  <w:num w:numId="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FDE"/>
    <w:rsid w:val="00036973"/>
    <w:rsid w:val="00040BA7"/>
    <w:rsid w:val="000451AC"/>
    <w:rsid w:val="0006643E"/>
    <w:rsid w:val="0007487F"/>
    <w:rsid w:val="000A5EC2"/>
    <w:rsid w:val="000C2D9B"/>
    <w:rsid w:val="000C4982"/>
    <w:rsid w:val="000C7562"/>
    <w:rsid w:val="000D5915"/>
    <w:rsid w:val="000F0D24"/>
    <w:rsid w:val="000F1EBB"/>
    <w:rsid w:val="000F2905"/>
    <w:rsid w:val="001043B4"/>
    <w:rsid w:val="00104815"/>
    <w:rsid w:val="001107C3"/>
    <w:rsid w:val="001110E3"/>
    <w:rsid w:val="0011421C"/>
    <w:rsid w:val="0013057F"/>
    <w:rsid w:val="00144AE0"/>
    <w:rsid w:val="001459AA"/>
    <w:rsid w:val="00154228"/>
    <w:rsid w:val="00174542"/>
    <w:rsid w:val="001763CC"/>
    <w:rsid w:val="00180258"/>
    <w:rsid w:val="00181A5A"/>
    <w:rsid w:val="0018202A"/>
    <w:rsid w:val="0018373B"/>
    <w:rsid w:val="001952BC"/>
    <w:rsid w:val="001970B6"/>
    <w:rsid w:val="001A7BE2"/>
    <w:rsid w:val="001B5128"/>
    <w:rsid w:val="001B593C"/>
    <w:rsid w:val="001B6421"/>
    <w:rsid w:val="001C00DC"/>
    <w:rsid w:val="001D5A5F"/>
    <w:rsid w:val="001E1780"/>
    <w:rsid w:val="001E32EF"/>
    <w:rsid w:val="001E7354"/>
    <w:rsid w:val="001F3F39"/>
    <w:rsid w:val="00205CDA"/>
    <w:rsid w:val="002134D8"/>
    <w:rsid w:val="002270CA"/>
    <w:rsid w:val="002319E0"/>
    <w:rsid w:val="0023769F"/>
    <w:rsid w:val="00253228"/>
    <w:rsid w:val="00272D63"/>
    <w:rsid w:val="00274E96"/>
    <w:rsid w:val="00280FD5"/>
    <w:rsid w:val="002816E5"/>
    <w:rsid w:val="0028398D"/>
    <w:rsid w:val="002839B5"/>
    <w:rsid w:val="00287FE1"/>
    <w:rsid w:val="00290C32"/>
    <w:rsid w:val="002934DB"/>
    <w:rsid w:val="002971B3"/>
    <w:rsid w:val="002B2C1D"/>
    <w:rsid w:val="002C5FA6"/>
    <w:rsid w:val="002D37BC"/>
    <w:rsid w:val="002D58AE"/>
    <w:rsid w:val="002E3227"/>
    <w:rsid w:val="002F5E16"/>
    <w:rsid w:val="00311B8A"/>
    <w:rsid w:val="00313B53"/>
    <w:rsid w:val="00334308"/>
    <w:rsid w:val="003412D4"/>
    <w:rsid w:val="00344AB4"/>
    <w:rsid w:val="00352067"/>
    <w:rsid w:val="003859DA"/>
    <w:rsid w:val="00397735"/>
    <w:rsid w:val="003A56FE"/>
    <w:rsid w:val="003B6CE9"/>
    <w:rsid w:val="003C10F1"/>
    <w:rsid w:val="003C2CF2"/>
    <w:rsid w:val="003C3813"/>
    <w:rsid w:val="003D3E74"/>
    <w:rsid w:val="003E3109"/>
    <w:rsid w:val="003E488B"/>
    <w:rsid w:val="003F57CF"/>
    <w:rsid w:val="003F5A08"/>
    <w:rsid w:val="003F5EAD"/>
    <w:rsid w:val="004071CE"/>
    <w:rsid w:val="00414E31"/>
    <w:rsid w:val="004602A6"/>
    <w:rsid w:val="00460700"/>
    <w:rsid w:val="0047050C"/>
    <w:rsid w:val="00481639"/>
    <w:rsid w:val="0049445B"/>
    <w:rsid w:val="00494952"/>
    <w:rsid w:val="00497989"/>
    <w:rsid w:val="004A6957"/>
    <w:rsid w:val="004D6651"/>
    <w:rsid w:val="004F159C"/>
    <w:rsid w:val="004F4806"/>
    <w:rsid w:val="00503891"/>
    <w:rsid w:val="00515B79"/>
    <w:rsid w:val="0052026E"/>
    <w:rsid w:val="00545E9A"/>
    <w:rsid w:val="00570153"/>
    <w:rsid w:val="0057174B"/>
    <w:rsid w:val="00592FC7"/>
    <w:rsid w:val="005B093B"/>
    <w:rsid w:val="005B613C"/>
    <w:rsid w:val="005B72FD"/>
    <w:rsid w:val="005C2C36"/>
    <w:rsid w:val="005E5D8A"/>
    <w:rsid w:val="005E7447"/>
    <w:rsid w:val="00600735"/>
    <w:rsid w:val="006223D7"/>
    <w:rsid w:val="00634487"/>
    <w:rsid w:val="0064371F"/>
    <w:rsid w:val="00645F6F"/>
    <w:rsid w:val="00650F1A"/>
    <w:rsid w:val="00657D0E"/>
    <w:rsid w:val="006732A6"/>
    <w:rsid w:val="006762B6"/>
    <w:rsid w:val="00684CA1"/>
    <w:rsid w:val="006E2445"/>
    <w:rsid w:val="006E4BC7"/>
    <w:rsid w:val="006F1D52"/>
    <w:rsid w:val="006F48CE"/>
    <w:rsid w:val="006F609A"/>
    <w:rsid w:val="00707F54"/>
    <w:rsid w:val="0072230C"/>
    <w:rsid w:val="00727309"/>
    <w:rsid w:val="007317AE"/>
    <w:rsid w:val="00741B59"/>
    <w:rsid w:val="00751391"/>
    <w:rsid w:val="00756C49"/>
    <w:rsid w:val="00770BBE"/>
    <w:rsid w:val="0077507C"/>
    <w:rsid w:val="00776DFC"/>
    <w:rsid w:val="007840A1"/>
    <w:rsid w:val="00784F89"/>
    <w:rsid w:val="007921D2"/>
    <w:rsid w:val="00794426"/>
    <w:rsid w:val="007B2B64"/>
    <w:rsid w:val="007C4858"/>
    <w:rsid w:val="007D3ADD"/>
    <w:rsid w:val="007E5ECB"/>
    <w:rsid w:val="007F2167"/>
    <w:rsid w:val="007F5BF4"/>
    <w:rsid w:val="00800D96"/>
    <w:rsid w:val="008064F3"/>
    <w:rsid w:val="0080733A"/>
    <w:rsid w:val="00822678"/>
    <w:rsid w:val="00842ACB"/>
    <w:rsid w:val="00855D28"/>
    <w:rsid w:val="008615B5"/>
    <w:rsid w:val="00886058"/>
    <w:rsid w:val="008967C1"/>
    <w:rsid w:val="00896E4C"/>
    <w:rsid w:val="008A240B"/>
    <w:rsid w:val="008B16C4"/>
    <w:rsid w:val="008B7D06"/>
    <w:rsid w:val="008C6FDE"/>
    <w:rsid w:val="008C7DC9"/>
    <w:rsid w:val="008D149A"/>
    <w:rsid w:val="008D47C3"/>
    <w:rsid w:val="008E0745"/>
    <w:rsid w:val="008E0821"/>
    <w:rsid w:val="008E1DCB"/>
    <w:rsid w:val="008E6C48"/>
    <w:rsid w:val="008F1E86"/>
    <w:rsid w:val="008F6C9D"/>
    <w:rsid w:val="008F7A05"/>
    <w:rsid w:val="00940435"/>
    <w:rsid w:val="009426EE"/>
    <w:rsid w:val="00961A77"/>
    <w:rsid w:val="009645C3"/>
    <w:rsid w:val="00964D70"/>
    <w:rsid w:val="0097286A"/>
    <w:rsid w:val="009738E7"/>
    <w:rsid w:val="00984A62"/>
    <w:rsid w:val="00984C4B"/>
    <w:rsid w:val="0098603F"/>
    <w:rsid w:val="009A1576"/>
    <w:rsid w:val="009A489D"/>
    <w:rsid w:val="009A62CB"/>
    <w:rsid w:val="009B3D88"/>
    <w:rsid w:val="009C52BB"/>
    <w:rsid w:val="009D0AFF"/>
    <w:rsid w:val="009D7FEC"/>
    <w:rsid w:val="009E0513"/>
    <w:rsid w:val="00A04407"/>
    <w:rsid w:val="00A074A0"/>
    <w:rsid w:val="00A20CED"/>
    <w:rsid w:val="00A259C5"/>
    <w:rsid w:val="00A46775"/>
    <w:rsid w:val="00A57892"/>
    <w:rsid w:val="00A62D82"/>
    <w:rsid w:val="00A63D0E"/>
    <w:rsid w:val="00A66104"/>
    <w:rsid w:val="00A70D1C"/>
    <w:rsid w:val="00A72E4F"/>
    <w:rsid w:val="00A73A2A"/>
    <w:rsid w:val="00A85C98"/>
    <w:rsid w:val="00AB09A7"/>
    <w:rsid w:val="00AB26C6"/>
    <w:rsid w:val="00AB4C03"/>
    <w:rsid w:val="00AD7179"/>
    <w:rsid w:val="00AE46A4"/>
    <w:rsid w:val="00B01926"/>
    <w:rsid w:val="00B147FF"/>
    <w:rsid w:val="00B21613"/>
    <w:rsid w:val="00B300E4"/>
    <w:rsid w:val="00B60E8C"/>
    <w:rsid w:val="00B67C07"/>
    <w:rsid w:val="00B71D9D"/>
    <w:rsid w:val="00B876C0"/>
    <w:rsid w:val="00B97A2B"/>
    <w:rsid w:val="00BB66BD"/>
    <w:rsid w:val="00BD40B1"/>
    <w:rsid w:val="00BD5383"/>
    <w:rsid w:val="00BE0A10"/>
    <w:rsid w:val="00C05279"/>
    <w:rsid w:val="00C20200"/>
    <w:rsid w:val="00C3058A"/>
    <w:rsid w:val="00C30FA5"/>
    <w:rsid w:val="00C31691"/>
    <w:rsid w:val="00C32E67"/>
    <w:rsid w:val="00C46F03"/>
    <w:rsid w:val="00C505E2"/>
    <w:rsid w:val="00C52135"/>
    <w:rsid w:val="00C61EC5"/>
    <w:rsid w:val="00C6251C"/>
    <w:rsid w:val="00C62BEB"/>
    <w:rsid w:val="00C64E4E"/>
    <w:rsid w:val="00C71965"/>
    <w:rsid w:val="00C72509"/>
    <w:rsid w:val="00C73E63"/>
    <w:rsid w:val="00C76E4C"/>
    <w:rsid w:val="00C82B78"/>
    <w:rsid w:val="00C91847"/>
    <w:rsid w:val="00CB683B"/>
    <w:rsid w:val="00CB6CD5"/>
    <w:rsid w:val="00CC0CFA"/>
    <w:rsid w:val="00CC2876"/>
    <w:rsid w:val="00CD23AA"/>
    <w:rsid w:val="00CE7BA4"/>
    <w:rsid w:val="00CF1B66"/>
    <w:rsid w:val="00CF7966"/>
    <w:rsid w:val="00D00548"/>
    <w:rsid w:val="00D2136D"/>
    <w:rsid w:val="00D342D0"/>
    <w:rsid w:val="00D408DF"/>
    <w:rsid w:val="00D418C1"/>
    <w:rsid w:val="00D43E2C"/>
    <w:rsid w:val="00D45041"/>
    <w:rsid w:val="00D61061"/>
    <w:rsid w:val="00D63581"/>
    <w:rsid w:val="00D67B91"/>
    <w:rsid w:val="00D92D7F"/>
    <w:rsid w:val="00DA06FD"/>
    <w:rsid w:val="00DA10F4"/>
    <w:rsid w:val="00DA1A85"/>
    <w:rsid w:val="00DA28CB"/>
    <w:rsid w:val="00DA2D78"/>
    <w:rsid w:val="00DB0580"/>
    <w:rsid w:val="00DC36DA"/>
    <w:rsid w:val="00DD4BD0"/>
    <w:rsid w:val="00DD7CE7"/>
    <w:rsid w:val="00DF2A70"/>
    <w:rsid w:val="00E03C4E"/>
    <w:rsid w:val="00E2374B"/>
    <w:rsid w:val="00E37A0F"/>
    <w:rsid w:val="00E657F5"/>
    <w:rsid w:val="00E87E0A"/>
    <w:rsid w:val="00E924B7"/>
    <w:rsid w:val="00EB4D9D"/>
    <w:rsid w:val="00EC4C57"/>
    <w:rsid w:val="00ED1CA0"/>
    <w:rsid w:val="00ED4303"/>
    <w:rsid w:val="00ED6882"/>
    <w:rsid w:val="00EE4991"/>
    <w:rsid w:val="00EF41F8"/>
    <w:rsid w:val="00EF5B16"/>
    <w:rsid w:val="00F02BA2"/>
    <w:rsid w:val="00F07E15"/>
    <w:rsid w:val="00F32B6D"/>
    <w:rsid w:val="00F36331"/>
    <w:rsid w:val="00F3662D"/>
    <w:rsid w:val="00F37DBB"/>
    <w:rsid w:val="00F42A49"/>
    <w:rsid w:val="00F45151"/>
    <w:rsid w:val="00F56521"/>
    <w:rsid w:val="00F8121A"/>
    <w:rsid w:val="00F81AB5"/>
    <w:rsid w:val="00F86358"/>
    <w:rsid w:val="00F866EE"/>
    <w:rsid w:val="00F9443C"/>
    <w:rsid w:val="00FC0AD4"/>
    <w:rsid w:val="00FC48EF"/>
    <w:rsid w:val="00FE03F8"/>
    <w:rsid w:val="00FE7D19"/>
    <w:rsid w:val="00FF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D07954"/>
  <w14:defaultImageDpi w14:val="330"/>
  <w15:docId w15:val="{C18D39E8-2C88-41CC-AC7C-D3B231DED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pBdr>
        <w:top w:val="nil"/>
        <w:left w:val="nil"/>
        <w:bottom w:val="nil"/>
        <w:right w:val="nil"/>
        <w:between w:val="nil"/>
        <w:bar w:val="nil"/>
      </w:pBdr>
      <w:pPrChange w:id="0" w:author="Microsoft Word" w:date="2023-12-06T16:30:00Z">
        <w:pPr/>
      </w:pPrChange>
    </w:pPr>
    <w:rPr>
      <w:rFonts w:ascii="Times New Roman" w:eastAsia="Arial Unicode MS" w:hAnsi="Times New Roman" w:cs="Times New Roman"/>
      <w:bdr w:val="nil"/>
      <w:rPrChange w:id="0" w:author="Microsoft Word" w:date="2023-12-06T16:30:00Z">
        <w:rPr>
          <w:rFonts w:ascii="MyriadPro-Regular" w:eastAsiaTheme="minorEastAsia" w:hAnsi="MyriadPro-Regular" w:cstheme="minorBidi"/>
          <w:color w:val="000000"/>
          <w:spacing w:val="4"/>
          <w:kern w:val="22"/>
          <w:sz w:val="22"/>
          <w:lang w:val="en-US" w:eastAsia="ja-JP" w:bidi="ar-SA"/>
        </w:rPr>
      </w:rPrChange>
    </w:rPr>
  </w:style>
  <w:style w:type="paragraph" w:styleId="Heading1">
    <w:name w:val="heading 1"/>
    <w:basedOn w:val="Normal"/>
    <w:next w:val="Normal"/>
    <w:link w:val="Heading1Char"/>
    <w:uiPriority w:val="9"/>
    <w:qFormat/>
    <w:rsid w:val="003A56FE"/>
    <w:pPr>
      <w:spacing w:after="300"/>
      <w:contextualSpacing/>
      <w:outlineLvl w:val="0"/>
    </w:pPr>
    <w:rPr>
      <w:rFonts w:ascii="Arial" w:eastAsia="MS Gothic" w:hAnsi="Arial"/>
      <w:kern w:val="2"/>
      <w:sz w:val="56"/>
      <w:szCs w:val="56"/>
      <w:lang w:val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6FE"/>
    <w:pPr>
      <w:widowControl w:val="0"/>
      <w:autoSpaceDE w:val="0"/>
      <w:autoSpaceDN w:val="0"/>
      <w:adjustRightInd w:val="0"/>
      <w:outlineLvl w:val="1"/>
    </w:pPr>
    <w:rPr>
      <w:rFonts w:ascii="Arial" w:eastAsia="MS Mincho" w:hAnsi="Arial" w:cs="Arial"/>
      <w:b/>
      <w:sz w:val="38"/>
      <w:szCs w:val="38"/>
      <w:lang w:val="en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6FE"/>
    <w:pPr>
      <w:outlineLvl w:val="2"/>
    </w:pPr>
    <w:rPr>
      <w:rFonts w:ascii="Arial" w:eastAsia="Times New Roman" w:hAnsi="Arial" w:cs="Arial"/>
      <w:sz w:val="32"/>
      <w:szCs w:val="32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6FD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FDE"/>
    <w:rPr>
      <w:rFonts w:ascii="Lucida Grande" w:hAnsi="Lucida Grande"/>
      <w:sz w:val="18"/>
      <w:szCs w:val="18"/>
    </w:rPr>
  </w:style>
  <w:style w:type="character" w:styleId="Hyperlink">
    <w:name w:val="Hyperlink"/>
    <w:uiPriority w:val="99"/>
    <w:rPr>
      <w:u w:val="single"/>
      <w:rPrChange w:id="1" w:author="Microsoft Word" w:date="2023-12-06T16:30:00Z">
        <w:rPr>
          <w:color w:val="0000FF" w:themeColor="hyperlink"/>
          <w:u w:val="single"/>
        </w:rPr>
      </w:rPrChange>
    </w:rPr>
  </w:style>
  <w:style w:type="paragraph" w:styleId="ListParagraph">
    <w:name w:val="List Paragraph"/>
    <w:basedOn w:val="Normal"/>
    <w:uiPriority w:val="34"/>
    <w:qFormat/>
    <w:rsid w:val="008C6FDE"/>
    <w:pPr>
      <w:spacing w:after="200" w:line="276" w:lineRule="auto"/>
      <w:ind w:left="720"/>
      <w:contextualSpacing/>
    </w:pPr>
    <w:rPr>
      <w:rFonts w:asciiTheme="minorHAnsi" w:eastAsiaTheme="minorHAnsi" w:hAnsiTheme="minorHAnsi"/>
      <w:szCs w:val="22"/>
      <w:lang w:val="fr-CA"/>
    </w:rPr>
  </w:style>
  <w:style w:type="character" w:styleId="CommentReference">
    <w:name w:val="annotation reference"/>
    <w:basedOn w:val="DefaultParagraphFont"/>
    <w:uiPriority w:val="99"/>
    <w:semiHidden/>
    <w:unhideWhenUsed/>
    <w:rsid w:val="008C6F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6FDE"/>
    <w:pPr>
      <w:spacing w:after="200"/>
    </w:pPr>
    <w:rPr>
      <w:rFonts w:asciiTheme="minorHAnsi" w:eastAsiaTheme="minorHAnsi" w:hAnsiTheme="minorHAnsi"/>
      <w:sz w:val="20"/>
      <w:lang w:val="fr-C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6FDE"/>
    <w:rPr>
      <w:rFonts w:eastAsiaTheme="minorHAnsi"/>
      <w:sz w:val="20"/>
      <w:szCs w:val="20"/>
      <w:lang w:val="fr-CA"/>
    </w:rPr>
  </w:style>
  <w:style w:type="paragraph" w:styleId="Header">
    <w:name w:val="header"/>
    <w:link w:val="HeaderChar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320"/>
        <w:tab w:val="right" w:pos="8640"/>
      </w:tabs>
      <w:pPrChange w:id="2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  <w:tabs>
            <w:tab w:val="center" w:pos="4320"/>
            <w:tab w:val="right" w:pos="8640"/>
          </w:tabs>
        </w:pPr>
      </w:pPrChange>
    </w:pPr>
    <w:rPr>
      <w:rFonts w:ascii="Cambria" w:eastAsia="Cambria" w:hAnsi="Cambria" w:cs="Cambria"/>
      <w:color w:val="000000"/>
      <w:u w:color="000000"/>
      <w:bdr w:val="nil"/>
      <w:rPrChange w:id="2" w:author="Microsoft Word" w:date="2023-12-06T16:30:00Z">
        <w:rPr>
          <w:rFonts w:asciiTheme="minorHAnsi" w:eastAsia="Arial Unicode MS" w:hAnsiTheme="minorHAnsi"/>
          <w:sz w:val="24"/>
          <w:szCs w:val="24"/>
          <w:bdr w:val="nil"/>
          <w:lang w:val="en-US" w:eastAsia="en-US" w:bidi="ar-SA"/>
        </w:rPr>
      </w:rPrChange>
    </w:rPr>
  </w:style>
  <w:style w:type="character" w:customStyle="1" w:styleId="HeaderChar">
    <w:name w:val="Header Char"/>
    <w:basedOn w:val="DefaultParagraphFont"/>
    <w:link w:val="Header"/>
    <w:rsid w:val="00497989"/>
    <w:rPr>
      <w:rFonts w:ascii="Cambria" w:eastAsia="Cambria" w:hAnsi="Cambria" w:cs="Cambria"/>
      <w:color w:val="000000"/>
      <w:u w:color="000000"/>
      <w:bdr w:val="nil"/>
    </w:rPr>
  </w:style>
  <w:style w:type="paragraph" w:styleId="Footer">
    <w:name w:val="footer"/>
    <w:link w:val="FooterChar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320"/>
        <w:tab w:val="right" w:pos="8640"/>
      </w:tabs>
      <w:pPrChange w:id="3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  <w:tabs>
            <w:tab w:val="center" w:pos="4320"/>
            <w:tab w:val="right" w:pos="8640"/>
          </w:tabs>
        </w:pPr>
      </w:pPrChange>
    </w:pPr>
    <w:rPr>
      <w:rFonts w:ascii="Cambria" w:eastAsia="Cambria" w:hAnsi="Cambria" w:cs="Cambria"/>
      <w:color w:val="000000"/>
      <w:u w:color="000000"/>
      <w:bdr w:val="nil"/>
      <w:rPrChange w:id="3" w:author="Microsoft Word" w:date="2023-12-06T16:30:00Z">
        <w:rPr>
          <w:rFonts w:asciiTheme="minorHAnsi" w:eastAsia="Arial Unicode MS" w:hAnsiTheme="minorHAnsi"/>
          <w:sz w:val="24"/>
          <w:szCs w:val="24"/>
          <w:bdr w:val="nil"/>
          <w:lang w:val="en-US" w:eastAsia="en-US" w:bidi="ar-SA"/>
        </w:rPr>
      </w:rPrChange>
    </w:rPr>
  </w:style>
  <w:style w:type="character" w:customStyle="1" w:styleId="FooterChar">
    <w:name w:val="Footer Char"/>
    <w:basedOn w:val="DefaultParagraphFont"/>
    <w:link w:val="Footer"/>
    <w:rsid w:val="00497989"/>
    <w:rPr>
      <w:rFonts w:ascii="Cambria" w:eastAsia="Cambria" w:hAnsi="Cambria" w:cs="Cambria"/>
      <w:color w:val="000000"/>
      <w:u w:color="000000"/>
      <w:bdr w:val="nil"/>
    </w:rPr>
  </w:style>
  <w:style w:type="table" w:styleId="LightShading-Accent1">
    <w:name w:val="Light Shading Accent 1"/>
    <w:basedOn w:val="TableNormal"/>
    <w:uiPriority w:val="60"/>
    <w:rsid w:val="00497989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57174B"/>
  </w:style>
  <w:style w:type="character" w:customStyle="1" w:styleId="Heading1Char">
    <w:name w:val="Heading 1 Char"/>
    <w:basedOn w:val="DefaultParagraphFont"/>
    <w:link w:val="Heading1"/>
    <w:uiPriority w:val="9"/>
    <w:rsid w:val="003A56FE"/>
    <w:rPr>
      <w:rFonts w:ascii="Arial" w:eastAsia="MS Gothic" w:hAnsi="Arial" w:cs="Times New Roman"/>
      <w:kern w:val="2"/>
      <w:sz w:val="56"/>
      <w:szCs w:val="56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3A56FE"/>
    <w:rPr>
      <w:rFonts w:ascii="Arial" w:eastAsia="MS Mincho" w:hAnsi="Arial" w:cs="Arial"/>
      <w:b/>
      <w:sz w:val="38"/>
      <w:szCs w:val="38"/>
      <w:lang w:val="en-CA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A56FE"/>
    <w:rPr>
      <w:rFonts w:ascii="Arial" w:eastAsia="Times New Roman" w:hAnsi="Arial" w:cs="Arial"/>
      <w:color w:val="000000"/>
      <w:sz w:val="32"/>
      <w:szCs w:val="32"/>
      <w:lang w:val="en-CA"/>
    </w:rPr>
  </w:style>
  <w:style w:type="paragraph" w:styleId="NoSpacing">
    <w:name w:val="No Spacing"/>
    <w:aliases w:val="Body text / Bullets,Body text / bullets"/>
    <w:basedOn w:val="Normal"/>
    <w:uiPriority w:val="1"/>
    <w:qFormat/>
    <w:rsid w:val="003A56FE"/>
    <w:rPr>
      <w:rFonts w:ascii="Arial" w:eastAsia="Times New Roman" w:hAnsi="Arial" w:cs="Arial"/>
      <w:szCs w:val="22"/>
      <w:lang w:val="en-CA"/>
    </w:rPr>
  </w:style>
  <w:style w:type="paragraph" w:styleId="NormalWeb">
    <w:name w:val="Normal (Web)"/>
    <w:basedOn w:val="Normal"/>
    <w:uiPriority w:val="99"/>
    <w:semiHidden/>
    <w:unhideWhenUsed/>
    <w:rsid w:val="003A56FE"/>
    <w:pPr>
      <w:spacing w:before="100" w:beforeAutospacing="1" w:after="100" w:afterAutospacing="1"/>
    </w:pPr>
    <w:rPr>
      <w:rFonts w:ascii="Times" w:hAnsi="Times"/>
      <w:sz w:val="20"/>
    </w:rPr>
  </w:style>
  <w:style w:type="paragraph" w:customStyle="1" w:styleId="Default">
    <w:name w:val="Default"/>
    <w:rsid w:val="008D149A"/>
    <w:pPr>
      <w:autoSpaceDE w:val="0"/>
      <w:autoSpaceDN w:val="0"/>
      <w:adjustRightInd w:val="0"/>
    </w:pPr>
    <w:rPr>
      <w:rFonts w:ascii="Arial" w:eastAsia="Times New Roman" w:hAnsi="Arial" w:cs="Arial"/>
      <w:color w:val="000000"/>
      <w:lang w:val="en-CA" w:eastAsia="fr-CA"/>
    </w:rPr>
  </w:style>
  <w:style w:type="character" w:styleId="Emphasis">
    <w:name w:val="Emphasis"/>
    <w:basedOn w:val="DefaultParagraphFont"/>
    <w:uiPriority w:val="20"/>
    <w:qFormat/>
    <w:rsid w:val="00770BBE"/>
    <w:rPr>
      <w:i/>
      <w:iCs/>
    </w:rPr>
  </w:style>
  <w:style w:type="paragraph" w:styleId="BodyText">
    <w:name w:val="Body Text"/>
    <w:link w:val="BodyTextChar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360" w:lineRule="auto"/>
      <w:pPrChange w:id="4" w:author="Microsoft Word" w:date="2023-12-06T16:30:00Z">
        <w:pPr>
          <w:numPr>
            <w:numId w:val="41"/>
          </w:numPr>
          <w:pBdr>
            <w:top w:val="nil"/>
            <w:left w:val="nil"/>
            <w:bottom w:val="nil"/>
            <w:right w:val="nil"/>
            <w:between w:val="nil"/>
            <w:bar w:val="nil"/>
          </w:pBdr>
          <w:spacing w:before="120" w:after="120" w:line="360" w:lineRule="auto"/>
          <w:ind w:left="720" w:right="-965" w:hanging="360"/>
        </w:pPr>
      </w:pPrChange>
    </w:pPr>
    <w:rPr>
      <w:rFonts w:ascii="Arial" w:eastAsia="Arial Unicode MS" w:hAnsi="Arial" w:cs="Arial Unicode MS"/>
      <w:b/>
      <w:bCs/>
      <w:color w:val="FF0000"/>
      <w:sz w:val="28"/>
      <w:szCs w:val="28"/>
      <w:u w:color="FF0000"/>
      <w:bdr w:val="nil"/>
      <w:lang w:val="fr-FR"/>
      <w:rPrChange w:id="4" w:author="Microsoft Word" w:date="2023-12-06T16:30:00Z">
        <w:rPr>
          <w:rFonts w:ascii="Arial" w:hAnsi="Arial" w:cs="Arial"/>
          <w:b/>
          <w:color w:val="FF0000"/>
          <w:sz w:val="28"/>
          <w:szCs w:val="28"/>
          <w:bdr w:val="nil"/>
          <w:lang w:val="fr-CA" w:eastAsia="en-US" w:bidi="ar-SA"/>
        </w:rPr>
      </w:rPrChange>
    </w:rPr>
  </w:style>
  <w:style w:type="character" w:customStyle="1" w:styleId="BodyTextChar">
    <w:name w:val="Body Text Char"/>
    <w:basedOn w:val="DefaultParagraphFont"/>
    <w:link w:val="BodyText"/>
    <w:rsid w:val="00984A62"/>
    <w:rPr>
      <w:rFonts w:ascii="Arial" w:eastAsia="Arial Unicode MS" w:hAnsi="Arial" w:cs="Arial Unicode MS"/>
      <w:b/>
      <w:bCs/>
      <w:color w:val="FF0000"/>
      <w:sz w:val="28"/>
      <w:szCs w:val="28"/>
      <w:u w:color="FF0000"/>
      <w:bdr w:val="nil"/>
      <w:lang w:val="fr-FR"/>
    </w:rPr>
  </w:style>
  <w:style w:type="character" w:styleId="Strong">
    <w:name w:val="Strong"/>
    <w:basedOn w:val="DefaultParagraphFont"/>
    <w:uiPriority w:val="22"/>
    <w:qFormat/>
    <w:rsid w:val="00984A62"/>
    <w:rPr>
      <w:b/>
      <w:bCs/>
    </w:rPr>
  </w:style>
  <w:style w:type="paragraph" w:styleId="TOCHeading">
    <w:name w:val="TOC Heading"/>
    <w:next w:val="Body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 w:line="259" w:lineRule="auto"/>
      <w:pPrChange w:id="5" w:author="Microsoft Word" w:date="2023-12-06T16:30:00Z">
        <w:pPr>
          <w:keepNext/>
          <w:keepLines/>
          <w:pBdr>
            <w:top w:val="nil"/>
            <w:left w:val="nil"/>
            <w:bottom w:val="nil"/>
            <w:right w:val="nil"/>
            <w:between w:val="nil"/>
            <w:bar w:val="nil"/>
          </w:pBdr>
          <w:spacing w:before="240" w:line="259" w:lineRule="auto"/>
        </w:pPr>
      </w:pPrChange>
    </w:pPr>
    <w:rPr>
      <w:rFonts w:ascii="Calibri" w:eastAsia="Calibri" w:hAnsi="Calibri" w:cs="Calibri"/>
      <w:color w:val="365F91"/>
      <w:sz w:val="32"/>
      <w:szCs w:val="32"/>
      <w:u w:color="365F91"/>
      <w:bdr w:val="nil"/>
      <w:rPrChange w:id="5" w:author="Microsoft Word" w:date="2023-12-06T16:30:00Z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bdr w:val="nil"/>
          <w:lang w:val="en-US" w:eastAsia="en-US" w:bidi="ar-SA"/>
        </w:rPr>
      </w:rPrChange>
    </w:rPr>
  </w:style>
  <w:style w:type="paragraph" w:styleId="TOC1">
    <w:name w:val="toc 1"/>
    <w:uiPriority w:val="39"/>
    <w:pPr>
      <w:pBdr>
        <w:top w:val="nil"/>
        <w:left w:val="nil"/>
        <w:bottom w:val="nil"/>
        <w:right w:val="nil"/>
        <w:between w:val="nil"/>
        <w:bar w:val="nil"/>
      </w:pBdr>
      <w:tabs>
        <w:tab w:val="right" w:leader="dot" w:pos="8664"/>
      </w:tabs>
      <w:spacing w:after="100" w:line="480" w:lineRule="auto"/>
      <w:pPrChange w:id="6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  <w:tabs>
            <w:tab w:val="right" w:leader="dot" w:pos="8664"/>
          </w:tabs>
          <w:spacing w:after="100" w:line="480" w:lineRule="auto"/>
        </w:pPr>
      </w:pPrChange>
    </w:pPr>
    <w:rPr>
      <w:rFonts w:ascii="MyriadPro-Regular" w:eastAsia="MyriadPro-Regular" w:hAnsi="MyriadPro-Regular" w:cs="MyriadPro-Regular"/>
      <w:color w:val="000000"/>
      <w:spacing w:val="3"/>
      <w:kern w:val="22"/>
      <w:sz w:val="22"/>
      <w:szCs w:val="22"/>
      <w:u w:color="000000"/>
      <w:bdr w:val="nil"/>
      <w:rPrChange w:id="6" w:author="Microsoft Word" w:date="2023-12-06T16:30:00Z">
        <w:rPr>
          <w:rFonts w:eastAsia="Arial Unicode MS"/>
          <w:sz w:val="24"/>
          <w:szCs w:val="24"/>
          <w:bdr w:val="nil"/>
          <w:lang w:val="en-US" w:eastAsia="en-US" w:bidi="ar-SA"/>
        </w:rPr>
      </w:rPrChange>
    </w:rPr>
  </w:style>
  <w:style w:type="paragraph" w:customStyle="1" w:styleId="Body">
    <w:name w:val="Body"/>
    <w:pPr>
      <w:pBdr>
        <w:top w:val="nil"/>
        <w:left w:val="nil"/>
        <w:bottom w:val="nil"/>
        <w:right w:val="nil"/>
        <w:between w:val="nil"/>
        <w:bar w:val="nil"/>
      </w:pBdr>
      <w:pPrChange w:id="7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</w:pPr>
      </w:pPrChange>
    </w:pPr>
    <w:rPr>
      <w:rFonts w:ascii="MyriadPro-Regular" w:eastAsia="MyriadPro-Regular" w:hAnsi="MyriadPro-Regular" w:cs="MyriadPro-Regular"/>
      <w:color w:val="000000"/>
      <w:spacing w:val="3"/>
      <w:kern w:val="22"/>
      <w:sz w:val="22"/>
      <w:szCs w:val="22"/>
      <w:u w:color="000000"/>
      <w:bdr w:val="nil"/>
      <w:lang w:val="fr-FR"/>
      <w:rPrChange w:id="7" w:author="Microsoft Word" w:date="2023-12-06T16:30:00Z">
        <w:rPr>
          <w:rFonts w:ascii="MyriadPro-Regular" w:eastAsia="MyriadPro-Regular" w:hAnsi="MyriadPro-Regular" w:cs="MyriadPro-Regular"/>
          <w:color w:val="000000"/>
          <w:spacing w:val="3"/>
          <w:kern w:val="22"/>
          <w:sz w:val="22"/>
          <w:szCs w:val="22"/>
          <w:u w:color="000000"/>
          <w:bdr w:val="nil"/>
          <w:lang w:val="fr-FR" w:eastAsia="en-US" w:bidi="ar-SA"/>
        </w:rPr>
      </w:rPrChange>
    </w:rPr>
  </w:style>
  <w:style w:type="paragraph" w:customStyle="1" w:styleId="Heading">
    <w:name w:val="Heading"/>
    <w:next w:val="Body"/>
    <w:pPr>
      <w:pBdr>
        <w:top w:val="nil"/>
        <w:left w:val="nil"/>
        <w:bottom w:val="nil"/>
        <w:right w:val="nil"/>
        <w:between w:val="nil"/>
        <w:bar w:val="nil"/>
      </w:pBdr>
      <w:spacing w:after="300"/>
      <w:outlineLvl w:val="0"/>
      <w:pPrChange w:id="8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  <w:spacing w:after="300"/>
          <w:outlineLvl w:val="0"/>
        </w:pPr>
      </w:pPrChange>
    </w:pPr>
    <w:rPr>
      <w:rFonts w:ascii="Arial" w:eastAsia="Arial" w:hAnsi="Arial" w:cs="Arial"/>
      <w:color w:val="000000"/>
      <w:kern w:val="2"/>
      <w:sz w:val="56"/>
      <w:szCs w:val="56"/>
      <w:u w:color="000000"/>
      <w:bdr w:val="nil"/>
      <w:rPrChange w:id="8" w:author="Microsoft Word" w:date="2023-12-06T16:30:00Z">
        <w:rPr>
          <w:rFonts w:ascii="Arial" w:eastAsia="Arial" w:hAnsi="Arial" w:cs="Arial"/>
          <w:color w:val="000000"/>
          <w:kern w:val="2"/>
          <w:sz w:val="56"/>
          <w:szCs w:val="56"/>
          <w:u w:color="000000"/>
          <w:bdr w:val="nil"/>
          <w:lang w:val="en-US" w:eastAsia="en-US" w:bidi="ar-SA"/>
        </w:rPr>
      </w:rPrChange>
    </w:rPr>
  </w:style>
  <w:style w:type="numbering" w:customStyle="1" w:styleId="ImportedStyle1">
    <w:name w:val="Imported Style 1"/>
    <w:rsid w:val="008E6C48"/>
    <w:pPr>
      <w:numPr>
        <w:numId w:val="44"/>
      </w:numPr>
    </w:pPr>
  </w:style>
  <w:style w:type="paragraph" w:customStyle="1" w:styleId="HeaderFooter">
    <w:name w:val="Header &amp; Footer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pPrChange w:id="9" w:author="Microsoft Word" w:date="2023-12-06T16:30:00Z">
        <w:pPr>
          <w:pBdr>
            <w:top w:val="nil"/>
            <w:left w:val="nil"/>
            <w:bottom w:val="nil"/>
            <w:right w:val="nil"/>
            <w:between w:val="nil"/>
            <w:bar w:val="nil"/>
          </w:pBdr>
          <w:tabs>
            <w:tab w:val="right" w:pos="9020"/>
          </w:tabs>
        </w:pPr>
      </w:pPrChange>
    </w:pPr>
    <w:rPr>
      <w:rFonts w:ascii="Helvetica Neue" w:eastAsia="Helvetica Neue" w:hAnsi="Helvetica Neue" w:cs="Helvetica Neue"/>
      <w:color w:val="000000"/>
      <w:bdr w:val="nil"/>
      <w:rPrChange w:id="9" w:author="Microsoft Word" w:date="2023-12-06T16:30:00Z">
        <w:rPr>
          <w:rFonts w:ascii="Helvetica Neue" w:eastAsia="Helvetica Neue" w:hAnsi="Helvetica Neue" w:cs="Helvetica Neue"/>
          <w:color w:val="000000"/>
          <w:sz w:val="24"/>
          <w:szCs w:val="24"/>
          <w:bdr w:val="nil"/>
          <w:lang w:val="en-US" w:eastAsia="en-US" w:bidi="ar-SA"/>
        </w:rPr>
      </w:rPrChang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467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6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766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6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8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6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2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0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5029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51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82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521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9352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1082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84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149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21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69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3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3016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4855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6039">
          <w:marLeft w:val="7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2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3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6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3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eader" Target="header7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b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0524F-4D81-4DD0-A874-6634E74CE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791</Words>
  <Characters>4339</Characters>
  <Application>Microsoft Office Word</Application>
  <DocSecurity>0</DocSecurity>
  <Lines>309</Lines>
  <Paragraphs>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Jerry</dc:creator>
  <cp:lastModifiedBy>Andy How Hok Hium</cp:lastModifiedBy>
  <cp:revision>94</cp:revision>
  <cp:lastPrinted>2021-01-06T18:34:00Z</cp:lastPrinted>
  <dcterms:created xsi:type="dcterms:W3CDTF">2021-01-06T18:34:00Z</dcterms:created>
  <dcterms:modified xsi:type="dcterms:W3CDTF">2023-12-06T22:13:00Z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fa415a7112892d51ba99e8d95dd3164178057cce9c3c8707140255ad189373f6</vt:lpwstr>
  </property>
</Properties>
</file>