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CE417" w14:textId="77777777" w:rsidR="003A56FE" w:rsidRDefault="003A56FE">
      <w:pPr>
        <w:pStyle w:val="Heading"/>
        <w:spacing w:before="360" w:after="0"/>
        <w:rPr>
          <w:lang w:val="fr-FR"/>
          <w:rPrChange w:id="10" w:author="Microsoft Word" w:date="2023-12-06T16:30:00Z">
            <w:rPr>
              <w:lang w:val="fr-CA"/>
            </w:rPr>
          </w:rPrChange>
        </w:rPr>
        <w:pPrChange w:id="11" w:author="Microsoft Word" w:date="2023-12-06T16:30:00Z">
          <w:pPr>
            <w:pStyle w:val="Heading1"/>
            <w:spacing w:before="360" w:after="0"/>
            <w:ind w:left="-180"/>
          </w:pPr>
        </w:pPrChange>
      </w:pPr>
    </w:p>
    <w:p w14:paraId="63C72656" w14:textId="77777777" w:rsidR="003A56FE" w:rsidRDefault="003A56FE">
      <w:pPr>
        <w:pStyle w:val="Heading"/>
        <w:spacing w:before="360" w:after="0"/>
        <w:rPr>
          <w:lang w:val="fr-FR"/>
          <w:rPrChange w:id="12" w:author="Microsoft Word" w:date="2023-12-06T16:30:00Z">
            <w:rPr>
              <w:lang w:val="fr-CA"/>
            </w:rPr>
          </w:rPrChange>
        </w:rPr>
        <w:pPrChange w:id="13" w:author="Microsoft Word" w:date="2023-12-06T16:30:00Z">
          <w:pPr>
            <w:pStyle w:val="Heading1"/>
            <w:spacing w:before="360" w:after="0"/>
            <w:ind w:left="-180"/>
          </w:pPr>
        </w:pPrChange>
      </w:pPr>
    </w:p>
    <w:bookmarkStart w:id="14" w:name="_Toc152753066"/>
    <w:p w14:paraId="156B2A39" w14:textId="77777777" w:rsidR="009645C3" w:rsidRDefault="008E6C48">
      <w:pPr>
        <w:pStyle w:val="Heading"/>
        <w:spacing w:before="360" w:after="0"/>
        <w:rPr>
          <w:del w:id="15" w:author="Microsoft Word" w:date="2023-12-06T16:30:00Z"/>
        </w:rPr>
      </w:pPr>
      <w:del w:id="16" w:author="Microsoft Word" w:date="2023-12-06T16:30:00Z">
        <w:r>
          <w:rPr>
            <w:noProof/>
          </w:rPr>
          <mc:AlternateContent>
            <mc:Choice Requires="wpg">
              <w:drawing>
                <wp:anchor distT="57150" distB="57150" distL="57150" distR="57150" simplePos="0" relativeHeight="251677696" behindDoc="0" locked="0" layoutInCell="1" allowOverlap="1" wp14:anchorId="4B3F98AF" wp14:editId="61D15274">
                  <wp:simplePos x="0" y="0"/>
                  <wp:positionH relativeFrom="column">
                    <wp:posOffset>114300</wp:posOffset>
                  </wp:positionH>
                  <wp:positionV relativeFrom="line">
                    <wp:posOffset>786130</wp:posOffset>
                  </wp:positionV>
                  <wp:extent cx="5829300" cy="1933575"/>
                  <wp:effectExtent l="0" t="0" r="0" b="0"/>
                  <wp:wrapThrough wrapText="bothSides" distL="57150" distR="57150">
                    <wp:wrapPolygon edited="1">
                      <wp:start x="0" y="0"/>
                      <wp:lineTo x="21600" y="0"/>
                      <wp:lineTo x="21600" y="21600"/>
                      <wp:lineTo x="0" y="21600"/>
                      <wp:lineTo x="0" y="0"/>
                    </wp:wrapPolygon>
                  </wp:wrapThrough>
                  <wp:docPr id="1073741832" name="Group 1073741832" descr="Group 1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829300" cy="1933575"/>
                            <a:chOff x="0" y="0"/>
                            <a:chExt cx="5829300" cy="1933575"/>
                          </a:xfrm>
                        </wpg:grpSpPr>
                        <wps:wsp>
                          <wps:cNvPr id="1073741829" name="Rectangle 27"/>
                          <wps:cNvSpPr/>
                          <wps:spPr>
                            <a:xfrm>
                              <a:off x="0" y="0"/>
                              <a:ext cx="5829300" cy="1933575"/>
                            </a:xfrm>
                            <a:prstGeom prst="rect">
                              <a:avLst/>
                            </a:prstGeom>
                            <a:solidFill>
                              <a:srgbClr val="3B373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0" name="Rectangle 14"/>
                          <wps:cNvSpPr/>
                          <wps:spPr>
                            <a:xfrm>
                              <a:off x="43337" y="0"/>
                              <a:ext cx="72890" cy="948091"/>
                            </a:xfrm>
                            <a:prstGeom prst="rect">
                              <a:avLst/>
                            </a:prstGeom>
                            <a:solidFill>
                              <a:srgbClr val="8F001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1" name="Rectangle 17"/>
                          <wps:cNvSpPr/>
                          <wps:spPr>
                            <a:xfrm>
                              <a:off x="43337" y="1004179"/>
                              <a:ext cx="72890" cy="248954"/>
                            </a:xfrm>
                            <a:prstGeom prst="rect">
                              <a:avLst/>
                            </a:prstGeom>
                            <a:solidFill>
                              <a:srgbClr val="8F001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_x0000_s1026" style="visibility:visible;position:absolute;margin-left:9.0pt;margin-top:61.9pt;width:459.0pt;height:152.2pt;z-index:251659264;mso-position-horizontal:absolute;mso-position-horizontal-relative:text;mso-position-vertical:absolute;mso-position-vertical-relative:line;mso-wrap-distance-left:4.5pt;mso-wrap-distance-top:4.5pt;mso-wrap-distance-right:4.5pt;mso-wrap-distance-bottom:4.5pt;" coordorigin="0,0" coordsize="5829300,1933575">
                  <w10:wrap type="through" side="bothSides" anchorx="text"/>
                  <v:rect id="_x0000_s1027" style="position:absolute;left:0;top:0;width:5829300;height:1933575;">
                    <v:fill color="#3B3734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28" style="position:absolute;left:43337;top:0;width:72889;height:948091;">
                    <v:fill color="#8F001A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29" style="position:absolute;left:43337;top:1004180;width:72889;height:248953;">
                    <v:fill color="#8F001A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</v:group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0" distR="0" simplePos="0" relativeHeight="251678720" behindDoc="0" locked="0" layoutInCell="1" allowOverlap="1" wp14:anchorId="36552706" wp14:editId="7BC6E6D2">
                  <wp:simplePos x="0" y="0"/>
                  <wp:positionH relativeFrom="column">
                    <wp:posOffset>219075</wp:posOffset>
                  </wp:positionH>
                  <wp:positionV relativeFrom="line">
                    <wp:posOffset>805179</wp:posOffset>
                  </wp:positionV>
                  <wp:extent cx="5724525" cy="2105025"/>
                  <wp:effectExtent l="0" t="0" r="0" b="0"/>
                  <wp:wrapNone/>
                  <wp:docPr id="1073741833" name="Text Box 1073741833" descr="Text Box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724525" cy="210502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6CBDCF0" w14:textId="77777777" w:rsidR="009645C3" w:rsidRDefault="008E6C48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17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del w:id="18" w:author="Microsoft Word" w:date="2023-12-06T16:30:00Z">
                                <w:r>
                                  <w:delText>Livrable</w:delText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/>
                                    <w:spacing w:val="4"/>
                                    <w:sz w:val="28"/>
                                    <w:szCs w:val="28"/>
                                    <w:u w:color="FFFFFF"/>
                                  </w:rPr>
                                  <w:delText>4</w:delText>
                                </w:r>
                              </w:del>
                            </w:p>
                            <w:p w14:paraId="45E7BFCD" w14:textId="77777777" w:rsidR="009645C3" w:rsidRDefault="008E6C48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19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del w:id="20" w:author="Microsoft Word" w:date="2023-12-06T16:30:00Z">
                                <w:r>
                                  <w:delText>Sigle du cours</w:delText>
                                </w:r>
                                <w:r>
                                  <w:delText> </w:delText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/>
                                    <w:spacing w:val="4"/>
                                    <w:sz w:val="28"/>
                                    <w:szCs w:val="28"/>
                                    <w:u w:color="FFFFFF"/>
                                  </w:rPr>
                                  <w:delText>SEG2505</w:delText>
                                </w:r>
                              </w:del>
                            </w:p>
                            <w:p w14:paraId="66B5E26D" w14:textId="77777777" w:rsidR="009645C3" w:rsidRDefault="008E6C48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21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del w:id="22" w:author="Microsoft Word" w:date="2023-12-06T16:30:00Z">
                                <w:r>
                                  <w:delText>Professeur</w:delText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/>
                                    <w:spacing w:val="4"/>
                                    <w:sz w:val="28"/>
                                    <w:szCs w:val="28"/>
                                    <w:u w:color="FFFFFF"/>
                                  </w:rPr>
                                  <w:delText>Aziz Oukaira</w:delText>
                                </w:r>
                              </w:del>
                            </w:p>
                            <w:p w14:paraId="6ABC7052" w14:textId="77777777" w:rsidR="009645C3" w:rsidRDefault="008E6C48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23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del w:id="24" w:author="Microsoft Word" w:date="2023-12-06T16:30:00Z"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/>
                                    <w:spacing w:val="4"/>
                                    <w:sz w:val="28"/>
                                    <w:szCs w:val="28"/>
                                    <w:u w:color="FFFFFF"/>
                                  </w:rPr>
                                  <w:delText>Assistant (e)</w:delText>
                                </w:r>
                              </w:del>
                            </w:p>
                            <w:p w14:paraId="5A2DFC3D" w14:textId="77777777" w:rsidR="009645C3" w:rsidRDefault="008E6C48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25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del w:id="26" w:author="Microsoft Word" w:date="2023-12-06T16:30:00Z">
                                <w:r>
                                  <w:delText>Groupe</w:delText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/>
                                    <w:spacing w:val="4"/>
                                    <w:sz w:val="28"/>
                                    <w:szCs w:val="28"/>
                                    <w:u w:color="FFFFFF"/>
                                  </w:rPr>
                                  <w:delText>Gregory Price</w:delText>
                                </w:r>
                              </w:del>
                            </w:p>
                            <w:p w14:paraId="31329311" w14:textId="77777777" w:rsidR="009645C3" w:rsidRDefault="008E6C48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27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del w:id="28" w:author="Microsoft Word" w:date="2023-12-06T16:30:00Z"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/>
                                    <w:spacing w:val="4"/>
                                    <w:sz w:val="28"/>
                                    <w:szCs w:val="28"/>
                                    <w:u w:color="FFFFFF"/>
                                  </w:rPr>
                                  <w:delText>G12</w:delText>
                                </w:r>
                              </w:del>
                            </w:p>
                            <w:p w14:paraId="7C40C405" w14:textId="77777777" w:rsidR="009645C3" w:rsidRDefault="009645C3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29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</w:p>
                            <w:p w14:paraId="5BACF3A5" w14:textId="77777777" w:rsidR="009645C3" w:rsidRDefault="009645C3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30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</w:p>
                            <w:p w14:paraId="150BD64A" w14:textId="77777777" w:rsidR="009645C3" w:rsidRDefault="009645C3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31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28"/>
                                  <w:szCs w:val="28"/>
                                  <w:u w:color="FFFFFF"/>
                                </w:rPr>
                              </w:pPr>
                            </w:p>
                            <w:p w14:paraId="02288417" w14:textId="77777777" w:rsidR="009645C3" w:rsidRDefault="009645C3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32" w:author="Microsoft Word" w:date="2023-12-06T16:30:00Z"/>
                                  <w:rFonts w:ascii="Arial" w:eastAsia="Arial" w:hAnsi="Arial" w:cs="Arial"/>
                                  <w:color w:val="FFFFFF"/>
                                  <w:sz w:val="56"/>
                                  <w:szCs w:val="56"/>
                                  <w:u w:color="FFFFFF"/>
                                </w:rPr>
                              </w:pPr>
                            </w:p>
                            <w:p w14:paraId="67602A77" w14:textId="77777777" w:rsidR="009645C3" w:rsidRDefault="009645C3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33" w:author="Microsoft Word" w:date="2023-12-06T16:30:00Z"/>
                                  <w:rFonts w:ascii="Arial" w:eastAsia="Arial" w:hAnsi="Arial" w:cs="Arial"/>
                                  <w:color w:val="FFFFFF"/>
                                  <w:sz w:val="56"/>
                                  <w:szCs w:val="56"/>
                                  <w:u w:color="FFFFFF"/>
                                </w:rPr>
                              </w:pPr>
                            </w:p>
                            <w:p w14:paraId="6F49F557" w14:textId="77777777" w:rsidR="009645C3" w:rsidRDefault="009645C3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34" w:author="Microsoft Word" w:date="2023-12-06T16:30:00Z"/>
                                </w:rPr>
                              </w:pP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36552706" id="_x0000_t202" coordsize="21600,21600" o:spt="202" path="m,l,21600r21600,l21600,xe">
                  <v:stroke joinstyle="miter"/>
                  <v:path gradientshapeok="t" o:connecttype="rect"/>
                </v:shapetype>
                <v:shape id="Text Box 1073741833" o:spid="_x0000_s1026" type="#_x0000_t202" alt="Text Box 8" style="position:absolute;margin-left:17.25pt;margin-top:63.4pt;width:450.75pt;height:165.75pt;z-index:25167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" filled="f" stroked="f" strokeweight="1pt">
                  <v:stroke miterlimit="4"/>
                  <v:textbox inset="1.27mm,1.27mm,1.27mm,1.27mm">
                    <w:txbxContent>
                      <w:p w14:paraId="36CBDCF0" w14:textId="77777777" w:rsidR="009645C3" w:rsidRDefault="008E6C48">
                        <w:pPr>
                          <w:pStyle w:val="Body"/>
                          <w:widowControl w:val="0"/>
                          <w:spacing w:after="280"/>
                          <w:rPr>
                            <w:del w:id="35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  <w:del w:id="36" w:author="Microsoft Word" w:date="2023-12-06T16:30:00Z">
                          <w:r>
                            <w:delText>Livrable</w:delText>
                          </w:r>
                          <w:r>
                            <w:tab/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FFFFFF"/>
                              <w:spacing w:val="4"/>
                              <w:sz w:val="28"/>
                              <w:szCs w:val="28"/>
                              <w:u w:color="FFFFFF"/>
                            </w:rPr>
                            <w:delText>4</w:delText>
                          </w:r>
                        </w:del>
                      </w:p>
                      <w:p w14:paraId="45E7BFCD" w14:textId="77777777" w:rsidR="009645C3" w:rsidRDefault="008E6C48">
                        <w:pPr>
                          <w:pStyle w:val="Body"/>
                          <w:widowControl w:val="0"/>
                          <w:spacing w:after="280"/>
                          <w:rPr>
                            <w:del w:id="37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  <w:del w:id="38" w:author="Microsoft Word" w:date="2023-12-06T16:30:00Z">
                          <w:r>
                            <w:delText>Sigle du cours</w:delText>
                          </w:r>
                          <w:r>
                            <w:delText> </w:delText>
                          </w:r>
                          <w:r>
                            <w:tab/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FFFFFF"/>
                              <w:spacing w:val="4"/>
                              <w:sz w:val="28"/>
                              <w:szCs w:val="28"/>
                              <w:u w:color="FFFFFF"/>
                            </w:rPr>
                            <w:delText>SEG2505</w:delText>
                          </w:r>
                        </w:del>
                      </w:p>
                      <w:p w14:paraId="66B5E26D" w14:textId="77777777" w:rsidR="009645C3" w:rsidRDefault="008E6C48">
                        <w:pPr>
                          <w:pStyle w:val="Body"/>
                          <w:widowControl w:val="0"/>
                          <w:spacing w:after="280"/>
                          <w:rPr>
                            <w:del w:id="39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  <w:del w:id="40" w:author="Microsoft Word" w:date="2023-12-06T16:30:00Z">
                          <w:r>
                            <w:delText>Professeur</w:delText>
                          </w:r>
                          <w:r>
                            <w:tab/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FFFFFF"/>
                              <w:spacing w:val="4"/>
                              <w:sz w:val="28"/>
                              <w:szCs w:val="28"/>
                              <w:u w:color="FFFFFF"/>
                            </w:rPr>
                            <w:delText>Aziz Oukaira</w:delText>
                          </w:r>
                        </w:del>
                      </w:p>
                      <w:p w14:paraId="6ABC7052" w14:textId="77777777" w:rsidR="009645C3" w:rsidRDefault="008E6C48">
                        <w:pPr>
                          <w:pStyle w:val="Body"/>
                          <w:widowControl w:val="0"/>
                          <w:spacing w:after="280"/>
                          <w:rPr>
                            <w:del w:id="41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  <w:del w:id="42" w:author="Microsoft Word" w:date="2023-12-06T16:30:00Z">
                          <w:r>
                            <w:rPr>
                              <w:rFonts w:ascii="Arial" w:hAnsi="Arial"/>
                              <w:b/>
                              <w:bCs/>
                              <w:color w:val="FFFFFF"/>
                              <w:spacing w:val="4"/>
                              <w:sz w:val="28"/>
                              <w:szCs w:val="28"/>
                              <w:u w:color="FFFFFF"/>
                            </w:rPr>
                            <w:delText>Assistant (e)</w:delText>
                          </w:r>
                        </w:del>
                      </w:p>
                      <w:p w14:paraId="5A2DFC3D" w14:textId="77777777" w:rsidR="009645C3" w:rsidRDefault="008E6C48">
                        <w:pPr>
                          <w:pStyle w:val="Body"/>
                          <w:widowControl w:val="0"/>
                          <w:spacing w:after="280"/>
                          <w:rPr>
                            <w:del w:id="43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  <w:del w:id="44" w:author="Microsoft Word" w:date="2023-12-06T16:30:00Z">
                          <w:r>
                            <w:delText>Groupe</w:delText>
                          </w:r>
                          <w:r>
                            <w:tab/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FFFFFF"/>
                              <w:spacing w:val="4"/>
                              <w:sz w:val="28"/>
                              <w:szCs w:val="28"/>
                              <w:u w:color="FFFFFF"/>
                            </w:rPr>
                            <w:delText>Gregory Price</w:delText>
                          </w:r>
                        </w:del>
                      </w:p>
                      <w:p w14:paraId="31329311" w14:textId="77777777" w:rsidR="009645C3" w:rsidRDefault="008E6C48">
                        <w:pPr>
                          <w:pStyle w:val="Body"/>
                          <w:widowControl w:val="0"/>
                          <w:spacing w:after="280"/>
                          <w:rPr>
                            <w:del w:id="45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  <w:del w:id="46" w:author="Microsoft Word" w:date="2023-12-06T16:30:00Z">
                          <w:r>
                            <w:rPr>
                              <w:rFonts w:ascii="Arial" w:hAnsi="Arial"/>
                              <w:b/>
                              <w:bCs/>
                              <w:color w:val="FFFFFF"/>
                              <w:spacing w:val="4"/>
                              <w:sz w:val="28"/>
                              <w:szCs w:val="28"/>
                              <w:u w:color="FFFFFF"/>
                            </w:rPr>
                            <w:delText>G12</w:delText>
                          </w:r>
                        </w:del>
                      </w:p>
                      <w:p w14:paraId="7C40C405" w14:textId="77777777" w:rsidR="009645C3" w:rsidRDefault="009645C3">
                        <w:pPr>
                          <w:pStyle w:val="Body"/>
                          <w:widowControl w:val="0"/>
                          <w:spacing w:after="280"/>
                          <w:rPr>
                            <w:del w:id="47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</w:p>
                      <w:p w14:paraId="5BACF3A5" w14:textId="77777777" w:rsidR="009645C3" w:rsidRDefault="009645C3">
                        <w:pPr>
                          <w:pStyle w:val="Body"/>
                          <w:widowControl w:val="0"/>
                          <w:spacing w:after="280"/>
                          <w:rPr>
                            <w:del w:id="48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</w:p>
                      <w:p w14:paraId="150BD64A" w14:textId="77777777" w:rsidR="009645C3" w:rsidRDefault="009645C3">
                        <w:pPr>
                          <w:pStyle w:val="Body"/>
                          <w:widowControl w:val="0"/>
                          <w:spacing w:after="280"/>
                          <w:rPr>
                            <w:del w:id="49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z w:val="28"/>
                            <w:szCs w:val="28"/>
                            <w:u w:color="FFFFFF"/>
                          </w:rPr>
                        </w:pPr>
                      </w:p>
                      <w:p w14:paraId="02288417" w14:textId="77777777" w:rsidR="009645C3" w:rsidRDefault="009645C3">
                        <w:pPr>
                          <w:pStyle w:val="Body"/>
                          <w:widowControl w:val="0"/>
                          <w:spacing w:after="280"/>
                          <w:rPr>
                            <w:del w:id="50" w:author="Microsoft Word" w:date="2023-12-06T16:30:00Z"/>
                            <w:rFonts w:ascii="Arial" w:eastAsia="Arial" w:hAnsi="Arial" w:cs="Arial"/>
                            <w:color w:val="FFFFFF"/>
                            <w:sz w:val="56"/>
                            <w:szCs w:val="56"/>
                            <w:u w:color="FFFFFF"/>
                          </w:rPr>
                        </w:pPr>
                      </w:p>
                      <w:p w14:paraId="67602A77" w14:textId="77777777" w:rsidR="009645C3" w:rsidRDefault="009645C3">
                        <w:pPr>
                          <w:pStyle w:val="Body"/>
                          <w:widowControl w:val="0"/>
                          <w:spacing w:after="280"/>
                          <w:rPr>
                            <w:del w:id="51" w:author="Microsoft Word" w:date="2023-12-06T16:30:00Z"/>
                            <w:rFonts w:ascii="Arial" w:eastAsia="Arial" w:hAnsi="Arial" w:cs="Arial"/>
                            <w:color w:val="FFFFFF"/>
                            <w:sz w:val="56"/>
                            <w:szCs w:val="56"/>
                            <w:u w:color="FFFFFF"/>
                          </w:rPr>
                        </w:pPr>
                      </w:p>
                      <w:p w14:paraId="6F49F557" w14:textId="77777777" w:rsidR="009645C3" w:rsidRDefault="009645C3">
                        <w:pPr>
                          <w:pStyle w:val="Body"/>
                          <w:widowControl w:val="0"/>
                          <w:spacing w:after="280"/>
                          <w:rPr>
                            <w:del w:id="52" w:author="Microsoft Word" w:date="2023-12-06T16:30:00Z"/>
                          </w:rPr>
                        </w:pPr>
                      </w:p>
                    </w:txbxContent>
                  </v:textbox>
                  <w10:wrap anchory="line"/>
                </v:shape>
              </w:pict>
            </mc:Fallback>
          </mc:AlternateContent>
        </w:r>
      </w:del>
    </w:p>
    <w:p w14:paraId="6A16A53B" w14:textId="5F9F12F5" w:rsidR="003A56FE" w:rsidRPr="008E6C48" w:rsidRDefault="00180258" w:rsidP="003A56FE">
      <w:pPr>
        <w:pStyle w:val="Heading1"/>
        <w:spacing w:before="360" w:after="0"/>
        <w:ind w:left="-180"/>
        <w:rPr>
          <w:ins w:id="53" w:author="Microsoft Word" w:date="2023-12-06T16:30:00Z"/>
          <w:lang w:val="fr-CA"/>
        </w:rPr>
      </w:pPr>
      <w:ins w:id="54" w:author="Microsoft Word" w:date="2023-12-06T16:30:00Z">
        <w:r w:rsidRPr="008E6C48">
          <w:rPr>
            <w:noProof/>
            <w:lang w:val="fr-CA" w:eastAsia="fr-CA"/>
          </w:rPr>
          <mc:AlternateContent>
            <mc:Choice Requires="wpg">
              <w:drawing>
                <wp:anchor distT="0" distB="0" distL="114300" distR="114300" simplePos="0" relativeHeight="251655168" behindDoc="0" locked="0" layoutInCell="1" allowOverlap="1" wp14:anchorId="6C85A1E3" wp14:editId="38ECE881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786130</wp:posOffset>
                  </wp:positionV>
                  <wp:extent cx="5829300" cy="1933575"/>
                  <wp:effectExtent l="0" t="0" r="0" b="9525"/>
                  <wp:wrapThrough wrapText="bothSides">
                    <wp:wrapPolygon edited="0">
                      <wp:start x="0" y="0"/>
                      <wp:lineTo x="0" y="21494"/>
                      <wp:lineTo x="21529" y="21494"/>
                      <wp:lineTo x="21529" y="0"/>
                      <wp:lineTo x="0" y="0"/>
                    </wp:wrapPolygon>
                  </wp:wrapThrough>
                  <wp:docPr id="11" name="Group 1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829300" cy="1933575"/>
                            <a:chOff x="-46438" y="0"/>
                            <a:chExt cx="6246382" cy="2495550"/>
                          </a:xfrm>
                        </wpg:grpSpPr>
                        <wps:wsp>
                          <wps:cNvPr id="28" name="Rectangle 27"/>
                          <wps:cNvSpPr/>
                          <wps:spPr bwMode="auto">
                            <a:xfrm>
                              <a:off x="-46438" y="0"/>
                              <a:ext cx="6246382" cy="2495550"/>
                            </a:xfrm>
                            <a:prstGeom prst="rect">
                              <a:avLst/>
                            </a:prstGeom>
                            <a:solidFill>
                              <a:srgbClr val="3B3734"/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91440" tIns="45720" rIns="91440" bIns="45720" numCol="1" rtlCol="0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5" name="Rectangle 14"/>
                          <wps:cNvSpPr/>
                          <wps:spPr bwMode="auto">
                            <a:xfrm>
                              <a:off x="0" y="0"/>
                              <a:ext cx="78105" cy="1223645"/>
                            </a:xfrm>
                            <a:prstGeom prst="rect">
                              <a:avLst/>
                            </a:prstGeom>
                            <a:solidFill>
                              <a:srgbClr val="8F001A"/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91440" tIns="45720" rIns="91440" bIns="45720" numCol="1" rtlCol="0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8" name="Rectangle 17"/>
                          <wps:cNvSpPr/>
                          <wps:spPr bwMode="auto">
                            <a:xfrm>
                              <a:off x="0" y="1296035"/>
                              <a:ext cx="78105" cy="321310"/>
                            </a:xfrm>
                            <a:prstGeom prst="rect">
                              <a:avLst/>
                            </a:prstGeom>
                            <a:solidFill>
                              <a:srgbClr val="8F001A"/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E6D6E8" w14:textId="77777777" w:rsidR="00EC4C57" w:rsidRDefault="00EC4C57" w:rsidP="003A56FE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right"/>
                                  <w:textAlignment w:val="baseline"/>
                                  <w:rPr>
                                    <w:ins w:id="55" w:author="Microsoft Word" w:date="2023-12-06T16:30:00Z"/>
                                  </w:rPr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rtlCol="0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6C85A1E3" id="Group 11" o:spid="_x0000_s1027" style="position:absolute;left:0;text-align:left;margin-left:9pt;margin-top:61.9pt;width:459pt;height:152.25pt;z-index:251655168;mso-width-relative:margin;mso-height-relative:margin" coordorigin="-464" coordsize="62463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">
                  <v:rect id="Rectangle 27" o:spid="_x0000_s1028" style="position:absolute;left:-464;width:62463;height:24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" fillcolor="#3b3734" stroked="f" strokeweight="2pt"/>
                  <v:rect id="Rectangle 14" o:spid="_x0000_s1029" style="position:absolute;width:781;height:1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" fillcolor="#8f001a" stroked="f" strokeweight="2pt"/>
                  <v:rect id="Rectangle 17" o:spid="_x0000_s1030" style="position:absolute;top:12960;width:781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" fillcolor="#8f001a" stroked="f" strokeweight="2pt">
                    <v:textbox>
                      <w:txbxContent>
                        <w:p w14:paraId="21E6D6E8" w14:textId="77777777" w:rsidR="00EC4C57" w:rsidRDefault="00EC4C57" w:rsidP="003A56FE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right"/>
                            <w:textAlignment w:val="baseline"/>
                            <w:rPr>
                              <w:ins w:id="56" w:author="Microsoft Word" w:date="2023-12-06T16:30:00Z"/>
                            </w:rPr>
                          </w:pPr>
                        </w:p>
                      </w:txbxContent>
                    </v:textbox>
                  </v:rect>
                  <w10:wrap type="through"/>
                </v:group>
              </w:pict>
            </mc:Fallback>
          </mc:AlternateContent>
        </w:r>
        <w:r w:rsidR="0064371F" w:rsidRPr="008E6C48">
          <w:rPr>
            <w:noProof/>
            <w:lang w:val="fr-CA" w:eastAsia="fr-CA"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6CB04783" wp14:editId="6E8F701B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805179</wp:posOffset>
                  </wp:positionV>
                  <wp:extent cx="5724525" cy="2105025"/>
                  <wp:effectExtent l="0" t="0" r="0" b="9525"/>
                  <wp:wrapNone/>
                  <wp:docPr id="8" name="Text Box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7245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W w:w="9923" w:type="dxa"/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802"/>
                                <w:gridCol w:w="7121"/>
                              </w:tblGrid>
                              <w:tr w:rsidR="001970B6" w:rsidRPr="002078A8" w14:paraId="3C504E5E" w14:textId="77777777" w:rsidTr="00CE7BA4">
                                <w:trPr>
                                  <w:trHeight w:val="348"/>
                                  <w:ins w:id="57" w:author="Microsoft Word" w:date="2023-12-06T16:30:00Z"/>
                                </w:trPr>
                                <w:tc>
                                  <w:tcPr>
                                    <w:tcW w:w="2802" w:type="dxa"/>
                                    <w:hideMark/>
                                  </w:tcPr>
                                  <w:p w14:paraId="69FF7FD5" w14:textId="7F99D71E" w:rsidR="001970B6" w:rsidRPr="001970B6" w:rsidRDefault="00334308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58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59" w:author="Microsoft Word" w:date="2023-12-06T16:30:00Z"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L</w:t>
                                      </w:r>
                                      <w:r w:rsidR="00C73E6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ivrable</w:t>
                                      </w:r>
                                    </w:ins>
                                  </w:p>
                                </w:tc>
                                <w:tc>
                                  <w:tcPr>
                                    <w:tcW w:w="7121" w:type="dxa"/>
                                    <w:hideMark/>
                                  </w:tcPr>
                                  <w:p w14:paraId="09D7F14A" w14:textId="32976E20" w:rsidR="001970B6" w:rsidRPr="001970B6" w:rsidRDefault="00C73E63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60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61" w:author="Microsoft Word" w:date="2023-12-06T16:30:00Z"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4</w:t>
                                      </w:r>
                                    </w:ins>
                                  </w:p>
                                </w:tc>
                              </w:tr>
                              <w:tr w:rsidR="001970B6" w:rsidRPr="002078A8" w14:paraId="0D0D3825" w14:textId="77777777" w:rsidTr="00CE7BA4">
                                <w:trPr>
                                  <w:trHeight w:val="80"/>
                                  <w:ins w:id="62" w:author="Microsoft Word" w:date="2023-12-06T16:30:00Z"/>
                                </w:trPr>
                                <w:tc>
                                  <w:tcPr>
                                    <w:tcW w:w="2802" w:type="dxa"/>
                                    <w:hideMark/>
                                  </w:tcPr>
                                  <w:p w14:paraId="6FDB459C" w14:textId="289E2E37" w:rsidR="001970B6" w:rsidRPr="001970B6" w:rsidRDefault="001970B6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63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64" w:author="Microsoft Word" w:date="2023-12-06T16:30:00Z">
                                      <w:r w:rsidRPr="001970B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Sigle du cours </w:t>
                                      </w:r>
                                    </w:ins>
                                  </w:p>
                                </w:tc>
                                <w:tc>
                                  <w:tcPr>
                                    <w:tcW w:w="7121" w:type="dxa"/>
                                    <w:hideMark/>
                                  </w:tcPr>
                                  <w:p w14:paraId="4A0A6D3A" w14:textId="24C4A8E9" w:rsidR="001970B6" w:rsidRPr="001970B6" w:rsidRDefault="00180258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65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66" w:author="Microsoft Word" w:date="2023-12-06T16:30:00Z"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SEG2505</w:t>
                                      </w:r>
                                    </w:ins>
                                  </w:p>
                                </w:tc>
                              </w:tr>
                              <w:tr w:rsidR="001970B6" w:rsidRPr="001970B6" w14:paraId="23253E82" w14:textId="77777777" w:rsidTr="00CE7BA4">
                                <w:trPr>
                                  <w:trHeight w:val="80"/>
                                  <w:ins w:id="67" w:author="Microsoft Word" w:date="2023-12-06T16:30:00Z"/>
                                </w:trPr>
                                <w:tc>
                                  <w:tcPr>
                                    <w:tcW w:w="2802" w:type="dxa"/>
                                    <w:hideMark/>
                                  </w:tcPr>
                                  <w:p w14:paraId="58BDC3B3" w14:textId="77777777" w:rsidR="001970B6" w:rsidRPr="001970B6" w:rsidRDefault="001970B6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68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69" w:author="Microsoft Word" w:date="2023-12-06T16:30:00Z">
                                      <w:r w:rsidRPr="001970B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Professeur</w:t>
                                      </w:r>
                                    </w:ins>
                                  </w:p>
                                </w:tc>
                                <w:tc>
                                  <w:tcPr>
                                    <w:tcW w:w="7121" w:type="dxa"/>
                                    <w:hideMark/>
                                  </w:tcPr>
                                  <w:p w14:paraId="03099EFF" w14:textId="77777777" w:rsidR="001970B6" w:rsidRPr="001970B6" w:rsidRDefault="001970B6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70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71" w:author="Microsoft Word" w:date="2023-12-06T16:30:00Z">
                                      <w:r w:rsidRPr="001970B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Aziz Oukaira</w:t>
                                      </w:r>
                                    </w:ins>
                                  </w:p>
                                </w:tc>
                              </w:tr>
                              <w:tr w:rsidR="001970B6" w:rsidRPr="001970B6" w14:paraId="0CCA4CD1" w14:textId="77777777" w:rsidTr="00CE7BA4">
                                <w:trPr>
                                  <w:trHeight w:val="80"/>
                                  <w:ins w:id="72" w:author="Microsoft Word" w:date="2023-12-06T16:30:00Z"/>
                                </w:trPr>
                                <w:tc>
                                  <w:tcPr>
                                    <w:tcW w:w="2802" w:type="dxa"/>
                                    <w:hideMark/>
                                  </w:tcPr>
                                  <w:p w14:paraId="11D39594" w14:textId="77777777" w:rsidR="001970B6" w:rsidRDefault="001970B6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73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74" w:author="Microsoft Word" w:date="2023-12-06T16:30:00Z">
                                      <w:r w:rsidRPr="001970B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Assistant</w:t>
                                      </w:r>
                                      <w:r w:rsidR="00C30FA5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 xml:space="preserve"> (e)</w:t>
                                      </w:r>
                                    </w:ins>
                                  </w:p>
                                  <w:p w14:paraId="66DBB899" w14:textId="249D3CE7" w:rsidR="00180258" w:rsidRPr="001970B6" w:rsidRDefault="00180258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75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76" w:author="Microsoft Word" w:date="2023-12-06T16:30:00Z"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Groupe</w:t>
                                      </w:r>
                                    </w:ins>
                                  </w:p>
                                </w:tc>
                                <w:tc>
                                  <w:tcPr>
                                    <w:tcW w:w="7121" w:type="dxa"/>
                                    <w:hideMark/>
                                  </w:tcPr>
                                  <w:p w14:paraId="78A031E5" w14:textId="5A7ACCD5" w:rsidR="001970B6" w:rsidRDefault="009A1576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77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78" w:author="Microsoft Word" w:date="2023-12-06T16:30:00Z"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Gregory Price</w:t>
                                      </w:r>
                                    </w:ins>
                                  </w:p>
                                  <w:p w14:paraId="4DBFD3F9" w14:textId="2F3D6C18" w:rsidR="00180258" w:rsidRDefault="00180258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79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80" w:author="Microsoft Word" w:date="2023-12-06T16:30:00Z"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G</w:t>
                                      </w:r>
                                      <w:r w:rsidR="00F3662D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12</w:t>
                                      </w:r>
                                    </w:ins>
                                  </w:p>
                                  <w:p w14:paraId="0B28F04D" w14:textId="77777777" w:rsidR="00180258" w:rsidRDefault="00180258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81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</w:p>
                                  <w:p w14:paraId="1645BF58" w14:textId="34A72450" w:rsidR="00180258" w:rsidRPr="001970B6" w:rsidRDefault="00180258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82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D7198CB" w14:textId="77777777" w:rsidR="001970B6" w:rsidRPr="001970B6" w:rsidRDefault="001970B6" w:rsidP="003A56F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83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</w:p>
                            <w:p w14:paraId="0BD98225" w14:textId="77777777" w:rsidR="001970B6" w:rsidRDefault="001970B6" w:rsidP="003A56F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84" w:author="Microsoft Word" w:date="2023-12-06T16:30:00Z"/>
                                  <w:rFonts w:ascii="Arial" w:hAnsi="Arial" w:cs="Arial"/>
                                  <w:color w:val="FFFFFF" w:themeColor="background1"/>
                                  <w:sz w:val="56"/>
                                  <w:szCs w:val="56"/>
                                  <w:lang w:val="fr-CA"/>
                                </w:rPr>
                              </w:pPr>
                            </w:p>
                            <w:p w14:paraId="5934EC4B" w14:textId="77777777" w:rsidR="001970B6" w:rsidRDefault="001970B6" w:rsidP="003A56F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85" w:author="Microsoft Word" w:date="2023-12-06T16:30:00Z"/>
                                  <w:rFonts w:ascii="Arial" w:hAnsi="Arial" w:cs="Arial"/>
                                  <w:color w:val="FFFFFF" w:themeColor="background1"/>
                                  <w:sz w:val="56"/>
                                  <w:szCs w:val="56"/>
                                  <w:lang w:val="fr-CA"/>
                                </w:rPr>
                              </w:pPr>
                            </w:p>
                            <w:p w14:paraId="58863601" w14:textId="2FD2A6E5" w:rsidR="001970B6" w:rsidRDefault="001970B6" w:rsidP="003A56F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86" w:author="Microsoft Word" w:date="2023-12-06T16:30:00Z"/>
                                  <w:rFonts w:ascii="Arial" w:hAnsi="Arial" w:cs="Arial"/>
                                  <w:color w:val="FFFFFF" w:themeColor="background1"/>
                                  <w:sz w:val="56"/>
                                  <w:szCs w:val="56"/>
                                  <w:lang w:val="fr-CA"/>
                                </w:rPr>
                              </w:pPr>
                            </w:p>
                            <w:p w14:paraId="3F597390" w14:textId="77777777" w:rsidR="001970B6" w:rsidRPr="001970B6" w:rsidRDefault="001970B6" w:rsidP="003A56F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87" w:author="Microsoft Word" w:date="2023-12-06T16:30:00Z"/>
                                  <w:rFonts w:ascii="Arial" w:hAnsi="Arial" w:cs="Arial"/>
                                  <w:color w:val="FFFFFF" w:themeColor="background1"/>
                                  <w:sz w:val="56"/>
                                  <w:szCs w:val="56"/>
                                  <w:lang w:val="fr-C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CB04783" id="Text Box 8" o:spid="_x0000_s1031" type="#_x0000_t202" style="position:absolute;left:0;text-align:left;margin-left:17.25pt;margin-top:63.4pt;width:450.75pt;height:16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" filled="f" stroked="f">
                  <v:textbox>
                    <w:txbxContent>
                      <w:tbl>
                        <w:tblPr>
                          <w:tblW w:w="9923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2802"/>
                          <w:gridCol w:w="7121"/>
                        </w:tblGrid>
                        <w:tr w:rsidR="001970B6" w:rsidRPr="002078A8" w14:paraId="3C504E5E" w14:textId="77777777" w:rsidTr="00CE7BA4">
                          <w:trPr>
                            <w:trHeight w:val="348"/>
                            <w:ins w:id="88" w:author="Microsoft Word" w:date="2023-12-06T16:30:00Z"/>
                          </w:trPr>
                          <w:tc>
                            <w:tcPr>
                              <w:tcW w:w="2802" w:type="dxa"/>
                              <w:hideMark/>
                            </w:tcPr>
                            <w:p w14:paraId="69FF7FD5" w14:textId="7F99D71E" w:rsidR="001970B6" w:rsidRPr="001970B6" w:rsidRDefault="00334308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89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90" w:author="Microsoft Word" w:date="2023-12-06T16:30:00Z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L</w:t>
                                </w:r>
                                <w:r w:rsidR="00C73E63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ivrable</w:t>
                                </w:r>
                              </w:ins>
                            </w:p>
                          </w:tc>
                          <w:tc>
                            <w:tcPr>
                              <w:tcW w:w="7121" w:type="dxa"/>
                              <w:hideMark/>
                            </w:tcPr>
                            <w:p w14:paraId="09D7F14A" w14:textId="32976E20" w:rsidR="001970B6" w:rsidRPr="001970B6" w:rsidRDefault="00C73E63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91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92" w:author="Microsoft Word" w:date="2023-12-06T16:30:00Z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4</w:t>
                                </w:r>
                              </w:ins>
                            </w:p>
                          </w:tc>
                        </w:tr>
                        <w:tr w:rsidR="001970B6" w:rsidRPr="002078A8" w14:paraId="0D0D3825" w14:textId="77777777" w:rsidTr="00CE7BA4">
                          <w:trPr>
                            <w:trHeight w:val="80"/>
                            <w:ins w:id="93" w:author="Microsoft Word" w:date="2023-12-06T16:30:00Z"/>
                          </w:trPr>
                          <w:tc>
                            <w:tcPr>
                              <w:tcW w:w="2802" w:type="dxa"/>
                              <w:hideMark/>
                            </w:tcPr>
                            <w:p w14:paraId="6FDB459C" w14:textId="289E2E37" w:rsidR="001970B6" w:rsidRPr="001970B6" w:rsidRDefault="001970B6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94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95" w:author="Microsoft Word" w:date="2023-12-06T16:30:00Z">
                                <w:r w:rsidRPr="001970B6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Sigle du cours </w:t>
                                </w:r>
                              </w:ins>
                            </w:p>
                          </w:tc>
                          <w:tc>
                            <w:tcPr>
                              <w:tcW w:w="7121" w:type="dxa"/>
                              <w:hideMark/>
                            </w:tcPr>
                            <w:p w14:paraId="4A0A6D3A" w14:textId="24C4A8E9" w:rsidR="001970B6" w:rsidRPr="001970B6" w:rsidRDefault="00180258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96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97" w:author="Microsoft Word" w:date="2023-12-06T16:30:00Z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SEG2505</w:t>
                                </w:r>
                              </w:ins>
                            </w:p>
                          </w:tc>
                        </w:tr>
                        <w:tr w:rsidR="001970B6" w:rsidRPr="001970B6" w14:paraId="23253E82" w14:textId="77777777" w:rsidTr="00CE7BA4">
                          <w:trPr>
                            <w:trHeight w:val="80"/>
                            <w:ins w:id="98" w:author="Microsoft Word" w:date="2023-12-06T16:30:00Z"/>
                          </w:trPr>
                          <w:tc>
                            <w:tcPr>
                              <w:tcW w:w="2802" w:type="dxa"/>
                              <w:hideMark/>
                            </w:tcPr>
                            <w:p w14:paraId="58BDC3B3" w14:textId="77777777" w:rsidR="001970B6" w:rsidRPr="001970B6" w:rsidRDefault="001970B6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99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100" w:author="Microsoft Word" w:date="2023-12-06T16:30:00Z">
                                <w:r w:rsidRPr="001970B6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Professeur</w:t>
                                </w:r>
                              </w:ins>
                            </w:p>
                          </w:tc>
                          <w:tc>
                            <w:tcPr>
                              <w:tcW w:w="7121" w:type="dxa"/>
                              <w:hideMark/>
                            </w:tcPr>
                            <w:p w14:paraId="03099EFF" w14:textId="77777777" w:rsidR="001970B6" w:rsidRPr="001970B6" w:rsidRDefault="001970B6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01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102" w:author="Microsoft Word" w:date="2023-12-06T16:30:00Z">
                                <w:r w:rsidRPr="001970B6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Aziz Oukaira</w:t>
                                </w:r>
                              </w:ins>
                            </w:p>
                          </w:tc>
                        </w:tr>
                        <w:tr w:rsidR="001970B6" w:rsidRPr="001970B6" w14:paraId="0CCA4CD1" w14:textId="77777777" w:rsidTr="00CE7BA4">
                          <w:trPr>
                            <w:trHeight w:val="80"/>
                            <w:ins w:id="103" w:author="Microsoft Word" w:date="2023-12-06T16:30:00Z"/>
                          </w:trPr>
                          <w:tc>
                            <w:tcPr>
                              <w:tcW w:w="2802" w:type="dxa"/>
                              <w:hideMark/>
                            </w:tcPr>
                            <w:p w14:paraId="11D39594" w14:textId="77777777" w:rsidR="001970B6" w:rsidRDefault="001970B6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04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105" w:author="Microsoft Word" w:date="2023-12-06T16:30:00Z">
                                <w:r w:rsidRPr="001970B6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Assistant</w:t>
                                </w:r>
                                <w:r w:rsidR="00C30FA5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 xml:space="preserve"> (e)</w:t>
                                </w:r>
                              </w:ins>
                            </w:p>
                            <w:p w14:paraId="66DBB899" w14:textId="249D3CE7" w:rsidR="00180258" w:rsidRPr="001970B6" w:rsidRDefault="00180258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06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107" w:author="Microsoft Word" w:date="2023-12-06T16:30:00Z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Groupe</w:t>
                                </w:r>
                              </w:ins>
                            </w:p>
                          </w:tc>
                          <w:tc>
                            <w:tcPr>
                              <w:tcW w:w="7121" w:type="dxa"/>
                              <w:hideMark/>
                            </w:tcPr>
                            <w:p w14:paraId="78A031E5" w14:textId="5A7ACCD5" w:rsidR="001970B6" w:rsidRDefault="009A1576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08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109" w:author="Microsoft Word" w:date="2023-12-06T16:30:00Z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Gregory Price</w:t>
                                </w:r>
                              </w:ins>
                            </w:p>
                            <w:p w14:paraId="4DBFD3F9" w14:textId="2F3D6C18" w:rsidR="00180258" w:rsidRDefault="00180258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10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111" w:author="Microsoft Word" w:date="2023-12-06T16:30:00Z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G</w:t>
                                </w:r>
                                <w:r w:rsidR="00F3662D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12</w:t>
                                </w:r>
                              </w:ins>
                            </w:p>
                            <w:p w14:paraId="0B28F04D" w14:textId="77777777" w:rsidR="00180258" w:rsidRDefault="00180258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12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</w:p>
                            <w:p w14:paraId="1645BF58" w14:textId="34A72450" w:rsidR="00180258" w:rsidRPr="001970B6" w:rsidRDefault="00180258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13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</w:p>
                          </w:tc>
                        </w:tr>
                      </w:tbl>
                      <w:p w14:paraId="5D7198CB" w14:textId="77777777" w:rsidR="001970B6" w:rsidRPr="001970B6" w:rsidRDefault="001970B6" w:rsidP="003A56F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280"/>
                          <w:rPr>
                            <w:ins w:id="114" w:author="Microsoft Word" w:date="2023-12-06T16:30:00Z"/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fr-CA"/>
                          </w:rPr>
                        </w:pPr>
                      </w:p>
                      <w:p w14:paraId="0BD98225" w14:textId="77777777" w:rsidR="001970B6" w:rsidRDefault="001970B6" w:rsidP="003A56F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280"/>
                          <w:rPr>
                            <w:ins w:id="115" w:author="Microsoft Word" w:date="2023-12-06T16:30:00Z"/>
                            <w:rFonts w:ascii="Arial" w:hAnsi="Arial" w:cs="Arial"/>
                            <w:color w:val="FFFFFF" w:themeColor="background1"/>
                            <w:sz w:val="56"/>
                            <w:szCs w:val="56"/>
                            <w:lang w:val="fr-CA"/>
                          </w:rPr>
                        </w:pPr>
                      </w:p>
                      <w:p w14:paraId="5934EC4B" w14:textId="77777777" w:rsidR="001970B6" w:rsidRDefault="001970B6" w:rsidP="003A56F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280"/>
                          <w:rPr>
                            <w:ins w:id="116" w:author="Microsoft Word" w:date="2023-12-06T16:30:00Z"/>
                            <w:rFonts w:ascii="Arial" w:hAnsi="Arial" w:cs="Arial"/>
                            <w:color w:val="FFFFFF" w:themeColor="background1"/>
                            <w:sz w:val="56"/>
                            <w:szCs w:val="56"/>
                            <w:lang w:val="fr-CA"/>
                          </w:rPr>
                        </w:pPr>
                      </w:p>
                      <w:p w14:paraId="58863601" w14:textId="2FD2A6E5" w:rsidR="001970B6" w:rsidRDefault="001970B6" w:rsidP="003A56F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280"/>
                          <w:rPr>
                            <w:ins w:id="117" w:author="Microsoft Word" w:date="2023-12-06T16:30:00Z"/>
                            <w:rFonts w:ascii="Arial" w:hAnsi="Arial" w:cs="Arial"/>
                            <w:color w:val="FFFFFF" w:themeColor="background1"/>
                            <w:sz w:val="56"/>
                            <w:szCs w:val="56"/>
                            <w:lang w:val="fr-CA"/>
                          </w:rPr>
                        </w:pPr>
                      </w:p>
                      <w:p w14:paraId="3F597390" w14:textId="77777777" w:rsidR="001970B6" w:rsidRPr="001970B6" w:rsidRDefault="001970B6" w:rsidP="003A56F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280"/>
                          <w:rPr>
                            <w:ins w:id="118" w:author="Microsoft Word" w:date="2023-12-06T16:30:00Z"/>
                            <w:rFonts w:ascii="Arial" w:hAnsi="Arial" w:cs="Arial"/>
                            <w:color w:val="FFFFFF" w:themeColor="background1"/>
                            <w:sz w:val="56"/>
                            <w:szCs w:val="56"/>
                            <w:lang w:val="fr-CA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  <w:bookmarkEnd w:id="14"/>
      </w:ins>
    </w:p>
    <w:p w14:paraId="4C82CFDE" w14:textId="77777777" w:rsidR="001970B6" w:rsidRDefault="001970B6">
      <w:pPr>
        <w:pStyle w:val="Body"/>
        <w:widowControl w:val="0"/>
        <w:spacing w:after="280"/>
        <w:rPr>
          <w:rFonts w:ascii="Arial" w:hAnsi="Arial"/>
          <w:color w:val="FFFFFF"/>
          <w:sz w:val="56"/>
          <w:u w:color="FFFFFF"/>
          <w:rPrChange w:id="119" w:author="Microsoft Word" w:date="2023-12-06T16:30:00Z">
            <w:rPr>
              <w:rFonts w:ascii="Arial" w:hAnsi="Arial" w:cs="Arial"/>
              <w:color w:val="FFFFFF" w:themeColor="background1"/>
              <w:sz w:val="56"/>
              <w:szCs w:val="56"/>
              <w:lang w:val="fr-CA"/>
            </w:rPr>
          </w:rPrChange>
        </w:rPr>
        <w:pPrChange w:id="120" w:author="Microsoft Word" w:date="2023-12-06T16:30:00Z">
          <w:pPr>
            <w:widowControl w:val="0"/>
            <w:autoSpaceDE w:val="0"/>
            <w:autoSpaceDN w:val="0"/>
            <w:adjustRightInd w:val="0"/>
            <w:spacing w:after="280"/>
          </w:pPr>
        </w:pPrChange>
      </w:pPr>
    </w:p>
    <w:p w14:paraId="2F8E4DA5" w14:textId="1D196B13" w:rsidR="00287FE1" w:rsidRPr="008E6C48" w:rsidRDefault="00180258" w:rsidP="008E6C48">
      <w:pPr>
        <w:pStyle w:val="BodyText"/>
        <w:ind w:left="720"/>
        <w:rPr>
          <w:lang w:val="fr-CA"/>
        </w:rPr>
      </w:pPr>
      <w:r w:rsidRPr="008E6C48">
        <w:rPr>
          <w:lang w:val="fr-CA"/>
        </w:rPr>
        <w:t>G</w:t>
      </w:r>
      <w:r w:rsidR="00F8121A" w:rsidRPr="008E6C48">
        <w:rPr>
          <w:lang w:val="fr-CA"/>
        </w:rPr>
        <w:t>12</w:t>
      </w:r>
      <w:r w:rsidR="00287FE1" w:rsidRPr="008E6C48">
        <w:rPr>
          <w:lang w:val="fr-CA"/>
        </w:rPr>
        <w:t xml:space="preserve"> : </w:t>
      </w:r>
    </w:p>
    <w:p w14:paraId="3DF7AD43" w14:textId="2E4ADF22" w:rsidR="00287FE1" w:rsidRPr="008E6C48" w:rsidRDefault="00BB66BD">
      <w:pPr>
        <w:pStyle w:val="BodyText"/>
        <w:numPr>
          <w:ilvl w:val="0"/>
          <w:numId w:val="45"/>
        </w:numPr>
        <w:rPr>
          <w:lang w:val="fr-CA"/>
        </w:rPr>
        <w:pPrChange w:id="121" w:author="Microsoft Word" w:date="2023-12-06T16:30:00Z">
          <w:pPr>
            <w:pStyle w:val="BodyText"/>
          </w:pPr>
        </w:pPrChange>
      </w:pPr>
      <w:r w:rsidRPr="008E6C48">
        <w:rPr>
          <w:lang w:val="fr-CA"/>
        </w:rPr>
        <w:t>William Mallette</w:t>
      </w:r>
    </w:p>
    <w:p w14:paraId="327EA347" w14:textId="3BB59585" w:rsidR="008967C1" w:rsidRPr="008E6C48" w:rsidRDefault="00344AB4">
      <w:pPr>
        <w:pStyle w:val="BodyText"/>
        <w:numPr>
          <w:ilvl w:val="0"/>
          <w:numId w:val="45"/>
        </w:numPr>
        <w:rPr>
          <w:lang w:val="fr-CA"/>
        </w:rPr>
        <w:pPrChange w:id="122" w:author="Microsoft Word" w:date="2023-12-06T16:30:00Z">
          <w:pPr>
            <w:pStyle w:val="BodyText"/>
          </w:pPr>
        </w:pPrChange>
      </w:pPr>
      <w:r w:rsidRPr="008E6C48">
        <w:rPr>
          <w:lang w:val="fr-CA"/>
        </w:rPr>
        <w:t>Andy How Hok Hium</w:t>
      </w:r>
    </w:p>
    <w:p w14:paraId="5BFC5E8F" w14:textId="4C9A88AD" w:rsidR="002816E5" w:rsidRPr="008E6C48" w:rsidRDefault="00344AB4">
      <w:pPr>
        <w:pStyle w:val="BodyText"/>
        <w:numPr>
          <w:ilvl w:val="0"/>
          <w:numId w:val="45"/>
        </w:numPr>
        <w:rPr>
          <w:lang w:val="fr-CA"/>
        </w:rPr>
        <w:pPrChange w:id="123" w:author="Microsoft Word" w:date="2023-12-06T16:30:00Z">
          <w:pPr>
            <w:pStyle w:val="BodyText"/>
          </w:pPr>
        </w:pPrChange>
      </w:pPr>
      <w:r w:rsidRPr="008E6C48">
        <w:rPr>
          <w:lang w:val="fr-CA"/>
        </w:rPr>
        <w:t>Chenliwei Zhou</w:t>
      </w:r>
    </w:p>
    <w:p w14:paraId="396DBB1A" w14:textId="1D74459D" w:rsidR="00E37A0F" w:rsidRPr="008E6C48" w:rsidRDefault="00C71965">
      <w:pPr>
        <w:pStyle w:val="BodyText"/>
        <w:numPr>
          <w:ilvl w:val="0"/>
          <w:numId w:val="45"/>
        </w:numPr>
        <w:rPr>
          <w:lang w:val="fr-CA"/>
        </w:rPr>
        <w:pPrChange w:id="124" w:author="Microsoft Word" w:date="2023-12-06T16:30:00Z">
          <w:pPr>
            <w:pStyle w:val="BodyText"/>
          </w:pPr>
        </w:pPrChange>
      </w:pPr>
      <w:r w:rsidRPr="008E6C48">
        <w:rPr>
          <w:lang w:val="fr-CA"/>
        </w:rPr>
        <w:t>Javisen Katherasa Pillay</w:t>
      </w:r>
    </w:p>
    <w:p w14:paraId="44E2B13F" w14:textId="45F3BBC5" w:rsidR="002816E5" w:rsidRPr="008E6C48" w:rsidRDefault="00C71965">
      <w:pPr>
        <w:pStyle w:val="BodyText"/>
        <w:numPr>
          <w:ilvl w:val="0"/>
          <w:numId w:val="45"/>
        </w:numPr>
        <w:rPr>
          <w:lang w:val="fr-CA"/>
        </w:rPr>
        <w:pPrChange w:id="125" w:author="Microsoft Word" w:date="2023-12-06T16:30:00Z">
          <w:pPr>
            <w:pStyle w:val="BodyText"/>
          </w:pPr>
        </w:pPrChange>
      </w:pPr>
      <w:r w:rsidRPr="008E6C48">
        <w:rPr>
          <w:lang w:val="fr-CA"/>
        </w:rPr>
        <w:t>Penghao Yuan</w:t>
      </w:r>
    </w:p>
    <w:p w14:paraId="10CA1F92" w14:textId="77777777" w:rsidR="00F866EE" w:rsidRDefault="00F866EE">
      <w:pPr>
        <w:pStyle w:val="Body"/>
        <w:rPr>
          <w:rPrChange w:id="126" w:author="Microsoft Word" w:date="2023-12-06T16:30:00Z">
            <w:rPr>
              <w:rFonts w:ascii="Arial" w:eastAsia="MS Gothic" w:hAnsi="Arial" w:cs="Times New Roman"/>
              <w:b/>
              <w:bCs/>
              <w:color w:val="auto"/>
              <w:spacing w:val="0"/>
              <w:kern w:val="2"/>
              <w:sz w:val="40"/>
              <w:szCs w:val="40"/>
              <w:lang w:val="fr-CA" w:eastAsia="en-US"/>
            </w:rPr>
          </w:rPrChange>
        </w:rPr>
        <w:pPrChange w:id="127" w:author="Microsoft Word" w:date="2023-12-06T16:30:00Z">
          <w:pPr/>
        </w:pPrChange>
      </w:pPr>
      <w:r>
        <w:rPr>
          <w:b/>
          <w:sz w:val="40"/>
          <w:rPrChange w:id="128" w:author="Microsoft Word" w:date="2023-12-06T16:30:00Z">
            <w:rPr>
              <w:b/>
              <w:bCs/>
              <w:sz w:val="40"/>
              <w:szCs w:val="40"/>
              <w:lang w:val="fr-CA"/>
            </w:rPr>
          </w:rPrChange>
        </w:rPr>
        <w:br w:type="page"/>
      </w:r>
    </w:p>
    <w:p w14:paraId="4EEFE7D5" w14:textId="77777777" w:rsidR="00B71D9D" w:rsidRDefault="00B71D9D">
      <w:pPr>
        <w:pStyle w:val="Body"/>
        <w:jc w:val="center"/>
        <w:rPr>
          <w:sz w:val="96"/>
          <w:rPrChange w:id="129" w:author="Microsoft Word" w:date="2023-12-06T16:30:00Z">
            <w:rPr>
              <w:sz w:val="96"/>
              <w:szCs w:val="96"/>
              <w:lang w:val="fr-CA" w:eastAsia="en-US"/>
            </w:rPr>
          </w:rPrChange>
        </w:rPr>
        <w:pPrChange w:id="130" w:author="Microsoft Word" w:date="2023-12-06T16:30:00Z">
          <w:pPr>
            <w:jc w:val="center"/>
          </w:pPr>
        </w:pPrChange>
      </w:pPr>
    </w:p>
    <w:p w14:paraId="125B508D" w14:textId="77777777" w:rsidR="00B71D9D" w:rsidRDefault="00B71D9D">
      <w:pPr>
        <w:pStyle w:val="Body"/>
        <w:jc w:val="center"/>
        <w:rPr>
          <w:sz w:val="96"/>
          <w:rPrChange w:id="131" w:author="Microsoft Word" w:date="2023-12-06T16:30:00Z">
            <w:rPr>
              <w:sz w:val="96"/>
              <w:szCs w:val="96"/>
              <w:lang w:val="fr-CA" w:eastAsia="en-US"/>
            </w:rPr>
          </w:rPrChange>
        </w:rPr>
        <w:pPrChange w:id="132" w:author="Microsoft Word" w:date="2023-12-06T16:30:00Z">
          <w:pPr>
            <w:jc w:val="center"/>
          </w:pPr>
        </w:pPrChange>
      </w:pPr>
    </w:p>
    <w:sdt>
      <w:sdtPr>
        <w:rPr>
          <w:rFonts w:ascii="MyriadPro-Regular" w:eastAsiaTheme="minorEastAsia" w:hAnsi="MyriadPro-Regular" w:cstheme="minorBidi"/>
          <w:color w:val="000000"/>
          <w:spacing w:val="4"/>
          <w:kern w:val="22"/>
          <w:sz w:val="22"/>
          <w:szCs w:val="20"/>
          <w:lang w:val="fr-CA" w:eastAsia="ja-JP"/>
        </w:rPr>
        <w:id w:val="664822486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Times New Roman"/>
          <w:b/>
          <w:bCs/>
          <w:color w:val="auto"/>
          <w:spacing w:val="0"/>
          <w:kern w:val="0"/>
          <w:sz w:val="24"/>
          <w:szCs w:val="24"/>
          <w:lang w:eastAsia="en-US"/>
        </w:rPr>
      </w:sdtEndPr>
      <w:sdtContent>
        <w:p w14:paraId="311D52E4" w14:textId="0700B581" w:rsidR="00B71D9D" w:rsidRDefault="00B71D9D">
          <w:pPr>
            <w:pStyle w:val="TOCHeading"/>
            <w:rPr>
              <w:lang w:val="fr-FR"/>
              <w:rPrChange w:id="133" w:author="Microsoft Word" w:date="2023-12-06T16:30:00Z">
                <w:rPr>
                  <w:lang w:val="fr-CA"/>
                </w:rPr>
              </w:rPrChange>
            </w:rPr>
          </w:pPr>
          <w:r>
            <w:rPr>
              <w:lang w:val="fr-FR"/>
              <w:rPrChange w:id="134" w:author="Microsoft Word" w:date="2023-12-06T16:30:00Z">
                <w:rPr>
                  <w:lang w:val="fr-CA"/>
                </w:rPr>
              </w:rPrChange>
            </w:rPr>
            <w:t>Table des matières:</w:t>
          </w:r>
        </w:p>
        <w:p w14:paraId="086FE65A" w14:textId="306AA4EE" w:rsidR="00600735" w:rsidRPr="008E6C48" w:rsidRDefault="00B71D9D">
          <w:pPr>
            <w:pStyle w:val="TOC1"/>
            <w:rPr>
              <w:ins w:id="135" w:author="Microsoft Word" w:date="2023-12-06T16:30:00Z"/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ins w:id="136" w:author="Microsoft Word" w:date="2023-12-06T16:30:00Z">
            <w:r w:rsidRPr="008E6C48">
              <w:rPr>
                <w:lang w:val="fr-CA"/>
              </w:rPr>
              <w:fldChar w:fldCharType="begin"/>
            </w:r>
            <w:r w:rsidRPr="008E6C48">
              <w:rPr>
                <w:lang w:val="fr-CA"/>
              </w:rPr>
              <w:instrText xml:space="preserve"> TOC \o "1-3" \h \z \u </w:instrText>
            </w:r>
            <w:r w:rsidRPr="008E6C48">
              <w:rPr>
                <w:lang w:val="fr-CA"/>
              </w:rPr>
              <w:fldChar w:fldCharType="separate"/>
            </w:r>
            <w:r w:rsidR="008E6C48" w:rsidRPr="008E6C48">
              <w:rPr>
                <w:lang w:val="fr-CA"/>
              </w:rPr>
              <w:fldChar w:fldCharType="begin"/>
            </w:r>
            <w:r w:rsidR="008E6C48" w:rsidRPr="008E6C48">
              <w:rPr>
                <w:lang w:val="fr-CA"/>
              </w:rPr>
              <w:instrText>HYPERLINK \l "_Toc152753066"</w:instrText>
            </w:r>
            <w:r w:rsidR="008E6C48" w:rsidRPr="008E6C48">
              <w:rPr>
                <w:lang w:val="fr-CA"/>
              </w:rPr>
            </w:r>
            <w:r w:rsidR="008E6C48" w:rsidRPr="008E6C48">
              <w:rPr>
                <w:lang w:val="fr-CA"/>
              </w:rPr>
              <w:fldChar w:fldCharType="separate"/>
            </w:r>
            <w:r w:rsidR="00600735" w:rsidRPr="008E6C48">
              <w:rPr>
                <w:noProof/>
                <w:webHidden/>
                <w:lang w:val="fr-CA"/>
              </w:rPr>
              <w:tab/>
            </w:r>
            <w:r w:rsidR="00600735" w:rsidRPr="008E6C48">
              <w:rPr>
                <w:noProof/>
                <w:webHidden/>
                <w:lang w:val="fr-CA"/>
              </w:rPr>
              <w:fldChar w:fldCharType="begin"/>
            </w:r>
            <w:r w:rsidR="00600735" w:rsidRPr="008E6C48">
              <w:rPr>
                <w:noProof/>
                <w:webHidden/>
                <w:lang w:val="fr-CA"/>
              </w:rPr>
              <w:instrText xml:space="preserve"> PAGEREF _Toc152753066 \h </w:instrText>
            </w:r>
            <w:r w:rsidR="00600735" w:rsidRPr="008E6C48">
              <w:rPr>
                <w:noProof/>
                <w:webHidden/>
                <w:lang w:val="fr-CA"/>
              </w:rPr>
            </w:r>
            <w:r w:rsidR="00600735" w:rsidRPr="008E6C48">
              <w:rPr>
                <w:noProof/>
                <w:webHidden/>
                <w:lang w:val="fr-CA"/>
              </w:rPr>
              <w:fldChar w:fldCharType="separate"/>
            </w:r>
            <w:r w:rsidR="00600735" w:rsidRPr="008E6C48">
              <w:rPr>
                <w:noProof/>
                <w:webHidden/>
                <w:lang w:val="fr-CA"/>
              </w:rPr>
              <w:t>1</w:t>
            </w:r>
            <w:r w:rsidR="00600735" w:rsidRPr="008E6C48">
              <w:rPr>
                <w:noProof/>
                <w:webHidden/>
                <w:lang w:val="fr-CA"/>
              </w:rPr>
              <w:fldChar w:fldCharType="end"/>
            </w:r>
            <w:r w:rsidR="008E6C48" w:rsidRPr="008E6C48">
              <w:rPr>
                <w:noProof/>
                <w:lang w:val="fr-CA"/>
              </w:rPr>
              <w:fldChar w:fldCharType="end"/>
            </w:r>
          </w:ins>
        </w:p>
        <w:p w14:paraId="47E4B3AE" w14:textId="71D8760E" w:rsidR="00600735" w:rsidRPr="008E6C48" w:rsidRDefault="008E6C48">
          <w:pPr>
            <w:pStyle w:val="TOC1"/>
            <w:rPr>
              <w:ins w:id="137" w:author="Microsoft Word" w:date="2023-12-06T16:30:00Z"/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ins w:id="138" w:author="Microsoft Word" w:date="2023-12-06T16:30:00Z">
            <w:r w:rsidRPr="008E6C48">
              <w:rPr>
                <w:lang w:val="fr-CA"/>
              </w:rPr>
              <w:fldChar w:fldCharType="begin"/>
            </w:r>
            <w:r w:rsidRPr="008E6C48">
              <w:rPr>
                <w:lang w:val="fr-CA"/>
              </w:rPr>
              <w:instrText>HYPERLINK \l "_Toc152753067"</w:instrText>
            </w:r>
            <w:r w:rsidRPr="008E6C48">
              <w:rPr>
                <w:lang w:val="fr-CA"/>
              </w:rPr>
            </w:r>
            <w:r w:rsidRPr="008E6C48">
              <w:rPr>
                <w:lang w:val="fr-CA"/>
              </w:rPr>
              <w:fldChar w:fldCharType="separate"/>
            </w:r>
            <w:r w:rsidR="00600735" w:rsidRPr="008E6C48">
              <w:rPr>
                <w:rStyle w:val="Hyperlink"/>
                <w:rFonts w:cs="Arial"/>
                <w:noProof/>
                <w:lang w:val="fr-CA"/>
              </w:rPr>
              <w:t>Introduction:</w:t>
            </w:r>
            <w:r w:rsidR="00600735" w:rsidRPr="008E6C48">
              <w:rPr>
                <w:noProof/>
                <w:webHidden/>
                <w:lang w:val="fr-CA"/>
              </w:rPr>
              <w:tab/>
            </w:r>
            <w:r w:rsidR="00600735" w:rsidRPr="008E6C48">
              <w:rPr>
                <w:noProof/>
                <w:webHidden/>
                <w:lang w:val="fr-CA"/>
              </w:rPr>
              <w:fldChar w:fldCharType="begin"/>
            </w:r>
            <w:r w:rsidR="00600735" w:rsidRPr="008E6C48">
              <w:rPr>
                <w:noProof/>
                <w:webHidden/>
                <w:lang w:val="fr-CA"/>
              </w:rPr>
              <w:instrText xml:space="preserve"> PAGEREF _Toc152753067 \h </w:instrText>
            </w:r>
            <w:r w:rsidR="00600735" w:rsidRPr="008E6C48">
              <w:rPr>
                <w:noProof/>
                <w:webHidden/>
                <w:lang w:val="fr-CA"/>
              </w:rPr>
            </w:r>
            <w:r w:rsidR="00600735" w:rsidRPr="008E6C48">
              <w:rPr>
                <w:noProof/>
                <w:webHidden/>
                <w:lang w:val="fr-CA"/>
              </w:rPr>
              <w:fldChar w:fldCharType="separate"/>
            </w:r>
            <w:r w:rsidR="00600735" w:rsidRPr="008E6C48">
              <w:rPr>
                <w:noProof/>
                <w:webHidden/>
                <w:lang w:val="fr-CA"/>
              </w:rPr>
              <w:t>3</w:t>
            </w:r>
            <w:r w:rsidR="00600735" w:rsidRPr="008E6C48">
              <w:rPr>
                <w:noProof/>
                <w:webHidden/>
                <w:lang w:val="fr-CA"/>
              </w:rPr>
              <w:fldChar w:fldCharType="end"/>
            </w:r>
            <w:r w:rsidRPr="008E6C48">
              <w:rPr>
                <w:noProof/>
                <w:lang w:val="fr-CA"/>
              </w:rPr>
              <w:fldChar w:fldCharType="end"/>
            </w:r>
          </w:ins>
        </w:p>
        <w:p w14:paraId="2BCE01C3" w14:textId="44D591E5" w:rsidR="00600735" w:rsidRPr="008E6C48" w:rsidRDefault="008E6C48">
          <w:pPr>
            <w:pStyle w:val="TOC1"/>
            <w:rPr>
              <w:ins w:id="139" w:author="Microsoft Word" w:date="2023-12-06T16:30:00Z"/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ins w:id="140" w:author="Microsoft Word" w:date="2023-12-06T16:30:00Z">
            <w:r w:rsidRPr="008E6C48">
              <w:rPr>
                <w:lang w:val="fr-CA"/>
              </w:rPr>
              <w:fldChar w:fldCharType="begin"/>
            </w:r>
            <w:r w:rsidRPr="008E6C48">
              <w:rPr>
                <w:lang w:val="fr-CA"/>
              </w:rPr>
              <w:instrText>HYPERLINK \l "_Toc152753068"</w:instrText>
            </w:r>
            <w:r w:rsidRPr="008E6C48">
              <w:rPr>
                <w:lang w:val="fr-CA"/>
              </w:rPr>
            </w:r>
            <w:r w:rsidRPr="008E6C48">
              <w:rPr>
                <w:lang w:val="fr-CA"/>
              </w:rPr>
              <w:fldChar w:fldCharType="separate"/>
            </w:r>
            <w:r w:rsidR="00600735" w:rsidRPr="008E6C48">
              <w:rPr>
                <w:rStyle w:val="Hyperlink"/>
                <w:rFonts w:cs="Arial"/>
                <w:noProof/>
                <w:lang w:val="fr-CA"/>
              </w:rPr>
              <w:t>Diagrammes des classes UML:</w:t>
            </w:r>
            <w:r w:rsidR="00600735" w:rsidRPr="008E6C48">
              <w:rPr>
                <w:noProof/>
                <w:webHidden/>
                <w:lang w:val="fr-CA"/>
              </w:rPr>
              <w:tab/>
            </w:r>
            <w:r w:rsidR="00600735" w:rsidRPr="008E6C48">
              <w:rPr>
                <w:noProof/>
                <w:webHidden/>
                <w:lang w:val="fr-CA"/>
              </w:rPr>
              <w:fldChar w:fldCharType="begin"/>
            </w:r>
            <w:r w:rsidR="00600735" w:rsidRPr="008E6C48">
              <w:rPr>
                <w:noProof/>
                <w:webHidden/>
                <w:lang w:val="fr-CA"/>
              </w:rPr>
              <w:instrText xml:space="preserve"> PAGEREF _Toc152753068 \h </w:instrText>
            </w:r>
            <w:r w:rsidR="00600735" w:rsidRPr="008E6C48">
              <w:rPr>
                <w:noProof/>
                <w:webHidden/>
                <w:lang w:val="fr-CA"/>
              </w:rPr>
            </w:r>
            <w:r w:rsidR="00600735" w:rsidRPr="008E6C48">
              <w:rPr>
                <w:noProof/>
                <w:webHidden/>
                <w:lang w:val="fr-CA"/>
              </w:rPr>
              <w:fldChar w:fldCharType="separate"/>
            </w:r>
            <w:r w:rsidR="00600735" w:rsidRPr="008E6C48">
              <w:rPr>
                <w:noProof/>
                <w:webHidden/>
                <w:lang w:val="fr-CA"/>
              </w:rPr>
              <w:t>4</w:t>
            </w:r>
            <w:r w:rsidR="00600735" w:rsidRPr="008E6C48">
              <w:rPr>
                <w:noProof/>
                <w:webHidden/>
                <w:lang w:val="fr-CA"/>
              </w:rPr>
              <w:fldChar w:fldCharType="end"/>
            </w:r>
            <w:r w:rsidRPr="008E6C48">
              <w:rPr>
                <w:noProof/>
                <w:lang w:val="fr-CA"/>
              </w:rPr>
              <w:fldChar w:fldCharType="end"/>
            </w:r>
          </w:ins>
        </w:p>
        <w:p w14:paraId="192670BB" w14:textId="5B2DC34D" w:rsidR="00600735" w:rsidRPr="008E6C48" w:rsidRDefault="008E6C48">
          <w:pPr>
            <w:pStyle w:val="TOC1"/>
            <w:rPr>
              <w:ins w:id="141" w:author="Microsoft Word" w:date="2023-12-06T16:30:00Z"/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ins w:id="142" w:author="Microsoft Word" w:date="2023-12-06T16:30:00Z">
            <w:r w:rsidRPr="008E6C48">
              <w:rPr>
                <w:lang w:val="fr-CA"/>
              </w:rPr>
              <w:fldChar w:fldCharType="begin"/>
            </w:r>
            <w:r w:rsidRPr="008E6C48">
              <w:rPr>
                <w:lang w:val="fr-CA"/>
              </w:rPr>
              <w:instrText>HYPERLINK \l "_Toc152753069"</w:instrText>
            </w:r>
            <w:r w:rsidRPr="008E6C48">
              <w:rPr>
                <w:lang w:val="fr-CA"/>
              </w:rPr>
            </w:r>
            <w:r w:rsidRPr="008E6C48">
              <w:rPr>
                <w:lang w:val="fr-CA"/>
              </w:rPr>
              <w:fldChar w:fldCharType="separate"/>
            </w:r>
            <w:r w:rsidR="00600735" w:rsidRPr="008E6C48">
              <w:rPr>
                <w:rStyle w:val="Hyperlink"/>
                <w:rFonts w:cs="Arial"/>
                <w:noProof/>
                <w:lang w:val="fr-CA"/>
              </w:rPr>
              <w:t>Leçons apprises:</w:t>
            </w:r>
            <w:r w:rsidR="00600735" w:rsidRPr="008E6C48">
              <w:rPr>
                <w:noProof/>
                <w:webHidden/>
                <w:lang w:val="fr-CA"/>
              </w:rPr>
              <w:tab/>
            </w:r>
            <w:r w:rsidR="00600735" w:rsidRPr="008E6C48">
              <w:rPr>
                <w:noProof/>
                <w:webHidden/>
                <w:lang w:val="fr-CA"/>
              </w:rPr>
              <w:fldChar w:fldCharType="begin"/>
            </w:r>
            <w:r w:rsidR="00600735" w:rsidRPr="008E6C48">
              <w:rPr>
                <w:noProof/>
                <w:webHidden/>
                <w:lang w:val="fr-CA"/>
              </w:rPr>
              <w:instrText xml:space="preserve"> PAGEREF _Toc152753069 \h </w:instrText>
            </w:r>
            <w:r w:rsidR="00600735" w:rsidRPr="008E6C48">
              <w:rPr>
                <w:noProof/>
                <w:webHidden/>
                <w:lang w:val="fr-CA"/>
              </w:rPr>
            </w:r>
            <w:r w:rsidR="00600735" w:rsidRPr="008E6C48">
              <w:rPr>
                <w:noProof/>
                <w:webHidden/>
                <w:lang w:val="fr-CA"/>
              </w:rPr>
              <w:fldChar w:fldCharType="separate"/>
            </w:r>
            <w:r w:rsidR="00600735" w:rsidRPr="008E6C48">
              <w:rPr>
                <w:noProof/>
                <w:webHidden/>
                <w:lang w:val="fr-CA"/>
              </w:rPr>
              <w:t>5</w:t>
            </w:r>
            <w:r w:rsidR="00600735" w:rsidRPr="008E6C48">
              <w:rPr>
                <w:noProof/>
                <w:webHidden/>
                <w:lang w:val="fr-CA"/>
              </w:rPr>
              <w:fldChar w:fldCharType="end"/>
            </w:r>
            <w:r w:rsidRPr="008E6C48">
              <w:rPr>
                <w:noProof/>
                <w:lang w:val="fr-CA"/>
              </w:rPr>
              <w:fldChar w:fldCharType="end"/>
            </w:r>
          </w:ins>
        </w:p>
        <w:p w14:paraId="72BF7612" w14:textId="16ADEA55" w:rsidR="00600735" w:rsidRPr="008E6C48" w:rsidRDefault="008E6C48">
          <w:pPr>
            <w:pStyle w:val="TOC1"/>
            <w:rPr>
              <w:ins w:id="143" w:author="Microsoft Word" w:date="2023-12-06T16:30:00Z"/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ins w:id="144" w:author="Microsoft Word" w:date="2023-12-06T16:30:00Z">
            <w:r w:rsidRPr="008E6C48">
              <w:rPr>
                <w:lang w:val="fr-CA"/>
              </w:rPr>
              <w:fldChar w:fldCharType="begin"/>
            </w:r>
            <w:r w:rsidRPr="008E6C48">
              <w:rPr>
                <w:lang w:val="fr-CA"/>
              </w:rPr>
              <w:instrText>HYPERLINK \l "_Toc152753070"</w:instrText>
            </w:r>
            <w:r w:rsidRPr="008E6C48">
              <w:rPr>
                <w:lang w:val="fr-CA"/>
              </w:rPr>
            </w:r>
            <w:r w:rsidRPr="008E6C48">
              <w:rPr>
                <w:lang w:val="fr-CA"/>
              </w:rPr>
              <w:fldChar w:fldCharType="separate"/>
            </w:r>
            <w:r w:rsidR="00600735" w:rsidRPr="008E6C48">
              <w:rPr>
                <w:rStyle w:val="Hyperlink"/>
                <w:rFonts w:cs="Arial"/>
                <w:noProof/>
                <w:lang w:val="fr-CA"/>
              </w:rPr>
              <w:t>Rôles de chacun des membres de l'équipe pour chaque livrable:</w:t>
            </w:r>
            <w:r w:rsidR="00600735" w:rsidRPr="008E6C48">
              <w:rPr>
                <w:noProof/>
                <w:webHidden/>
                <w:lang w:val="fr-CA"/>
              </w:rPr>
              <w:tab/>
            </w:r>
            <w:r w:rsidR="006F48CE" w:rsidRPr="008E6C48">
              <w:rPr>
                <w:noProof/>
                <w:webHidden/>
                <w:lang w:val="fr-CA"/>
              </w:rPr>
              <w:t>6</w:t>
            </w:r>
            <w:r w:rsidRPr="008E6C48">
              <w:rPr>
                <w:noProof/>
                <w:lang w:val="fr-CA"/>
              </w:rPr>
              <w:fldChar w:fldCharType="end"/>
            </w:r>
          </w:ins>
        </w:p>
        <w:p w14:paraId="36217CF6" w14:textId="07072A8D" w:rsidR="00600735" w:rsidRPr="008E6C48" w:rsidRDefault="008E6C48">
          <w:pPr>
            <w:pStyle w:val="TOC1"/>
            <w:rPr>
              <w:ins w:id="145" w:author="Microsoft Word" w:date="2023-12-06T16:30:00Z"/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ins w:id="146" w:author="Microsoft Word" w:date="2023-12-06T16:30:00Z">
            <w:r w:rsidRPr="008E6C48">
              <w:rPr>
                <w:lang w:val="fr-CA"/>
              </w:rPr>
              <w:fldChar w:fldCharType="begin"/>
            </w:r>
            <w:r w:rsidRPr="008E6C48">
              <w:rPr>
                <w:lang w:val="fr-CA"/>
              </w:rPr>
              <w:instrText>HYPERLINK \l "_Toc152753071"</w:instrText>
            </w:r>
            <w:r w:rsidRPr="008E6C48">
              <w:rPr>
                <w:lang w:val="fr-CA"/>
              </w:rPr>
            </w:r>
            <w:r w:rsidRPr="008E6C48">
              <w:rPr>
                <w:lang w:val="fr-CA"/>
              </w:rPr>
              <w:fldChar w:fldCharType="separate"/>
            </w:r>
            <w:r w:rsidR="00600735" w:rsidRPr="008E6C48">
              <w:rPr>
                <w:rStyle w:val="Hyperlink"/>
                <w:rFonts w:cs="Arial"/>
                <w:noProof/>
                <w:lang w:val="fr-CA"/>
              </w:rPr>
              <w:t>Captures d'écrans de notre application:</w:t>
            </w:r>
            <w:r w:rsidR="00600735" w:rsidRPr="008E6C48">
              <w:rPr>
                <w:noProof/>
                <w:webHidden/>
                <w:lang w:val="fr-CA"/>
              </w:rPr>
              <w:tab/>
            </w:r>
            <w:r w:rsidR="006F48CE" w:rsidRPr="008E6C48">
              <w:rPr>
                <w:noProof/>
                <w:webHidden/>
                <w:lang w:val="fr-CA"/>
              </w:rPr>
              <w:t>7</w:t>
            </w:r>
            <w:r w:rsidRPr="008E6C48">
              <w:rPr>
                <w:noProof/>
                <w:lang w:val="fr-CA"/>
              </w:rPr>
              <w:fldChar w:fldCharType="end"/>
            </w:r>
          </w:ins>
        </w:p>
        <w:p w14:paraId="10835327" w14:textId="3DC3BCEA" w:rsidR="00DD4BD0" w:rsidRPr="008E6C48" w:rsidRDefault="00B71D9D" w:rsidP="00DD4BD0">
          <w:pPr>
            <w:rPr>
              <w:ins w:id="147" w:author="Microsoft Word" w:date="2023-12-06T16:30:00Z"/>
              <w:b/>
              <w:bCs/>
              <w:lang w:val="fr-CA"/>
            </w:rPr>
          </w:pPr>
          <w:ins w:id="148" w:author="Microsoft Word" w:date="2023-12-06T16:30:00Z">
            <w:r w:rsidRPr="008E6C48">
              <w:rPr>
                <w:b/>
                <w:bCs/>
                <w:lang w:val="fr-CA"/>
              </w:rPr>
              <w:fldChar w:fldCharType="end"/>
            </w:r>
          </w:ins>
        </w:p>
      </w:sdtContent>
    </w:sdt>
    <w:p w14:paraId="5D0213FB" w14:textId="77777777" w:rsidR="009645C3" w:rsidRDefault="008E6C48">
      <w:pPr>
        <w:pStyle w:val="Body"/>
        <w:rPr>
          <w:del w:id="149" w:author="Microsoft Word" w:date="2023-12-06T16:30:00Z"/>
        </w:rPr>
      </w:pPr>
      <w:del w:id="150" w:author="Microsoft Word" w:date="2023-12-06T16:30:00Z">
        <w:r>
          <w:fldChar w:fldCharType="begin"/>
        </w:r>
        <w:r>
          <w:delInstrText xml:space="preserve"> TOC \t "Heading, 1"</w:delInstrText>
        </w:r>
        <w:r>
          <w:fldChar w:fldCharType="separate"/>
        </w:r>
      </w:del>
    </w:p>
    <w:p w14:paraId="33C57C98" w14:textId="77777777" w:rsidR="009645C3" w:rsidRDefault="008E6C48">
      <w:pPr>
        <w:pStyle w:val="TOC1"/>
        <w:rPr>
          <w:del w:id="151" w:author="Microsoft Word" w:date="2023-12-06T16:30:00Z"/>
        </w:rPr>
      </w:pPr>
      <w:del w:id="152" w:author="Microsoft Word" w:date="2023-12-06T16:30:00Z">
        <w:r>
          <w:delText>Introduction:</w:delText>
        </w:r>
        <w:r>
          <w:tab/>
        </w:r>
        <w:r>
          <w:fldChar w:fldCharType="begin"/>
        </w:r>
        <w:r>
          <w:delInstrText xml:space="preserve"> PAGEREF _Toc \h </w:delInstrText>
        </w:r>
        <w:r>
          <w:fldChar w:fldCharType="separate"/>
        </w:r>
        <w:r>
          <w:delText>3</w:delText>
        </w:r>
        <w:r>
          <w:fldChar w:fldCharType="end"/>
        </w:r>
      </w:del>
    </w:p>
    <w:p w14:paraId="3A49A916" w14:textId="77777777" w:rsidR="009645C3" w:rsidRDefault="008E6C48">
      <w:pPr>
        <w:pStyle w:val="TOC1"/>
        <w:rPr>
          <w:del w:id="153" w:author="Microsoft Word" w:date="2023-12-06T16:30:00Z"/>
        </w:rPr>
      </w:pPr>
      <w:del w:id="154" w:author="Microsoft Word" w:date="2023-12-06T16:30:00Z">
        <w:r>
          <w:delText>Diagrammes des classes UML (un PDF de plus haute qualité est disponible avec ce document):</w:delText>
        </w:r>
        <w:r>
          <w:tab/>
        </w:r>
        <w:r>
          <w:fldChar w:fldCharType="begin"/>
        </w:r>
        <w:r>
          <w:delInstrText xml:space="preserve"> PAGEREF _Toc1 \h </w:delInstrText>
        </w:r>
        <w:r>
          <w:fldChar w:fldCharType="separate"/>
        </w:r>
        <w:r>
          <w:delText>4</w:delText>
        </w:r>
        <w:r>
          <w:fldChar w:fldCharType="end"/>
        </w:r>
      </w:del>
    </w:p>
    <w:p w14:paraId="36E890FA" w14:textId="77777777" w:rsidR="009645C3" w:rsidRDefault="008E6C48">
      <w:pPr>
        <w:pStyle w:val="TOC1"/>
        <w:rPr>
          <w:del w:id="155" w:author="Microsoft Word" w:date="2023-12-06T16:30:00Z"/>
        </w:rPr>
      </w:pPr>
      <w:del w:id="156" w:author="Microsoft Word" w:date="2023-12-06T16:30:00Z">
        <w:r>
          <w:delText>Leçons apprises:</w:delText>
        </w:r>
        <w:r>
          <w:tab/>
        </w:r>
        <w:r>
          <w:fldChar w:fldCharType="begin"/>
        </w:r>
        <w:r>
          <w:delInstrText xml:space="preserve"> PAGEREF _Toc2 \h </w:delInstrText>
        </w:r>
        <w:r>
          <w:fldChar w:fldCharType="separate"/>
        </w:r>
        <w:r>
          <w:delText>5</w:delText>
        </w:r>
        <w:r>
          <w:fldChar w:fldCharType="end"/>
        </w:r>
      </w:del>
    </w:p>
    <w:p w14:paraId="130E9473" w14:textId="77777777" w:rsidR="009645C3" w:rsidRDefault="008E6C48">
      <w:pPr>
        <w:pStyle w:val="TOC1"/>
        <w:rPr>
          <w:del w:id="157" w:author="Microsoft Word" w:date="2023-12-06T16:30:00Z"/>
        </w:rPr>
      </w:pPr>
      <w:del w:id="158" w:author="Microsoft Word" w:date="2023-12-06T16:30:00Z">
        <w:r>
          <w:delText>Rôles de chacun des membres de l'équipe pour chaque livrable:</w:delText>
        </w:r>
        <w:r>
          <w:tab/>
        </w:r>
        <w:r>
          <w:fldChar w:fldCharType="begin"/>
        </w:r>
        <w:r>
          <w:delInstrText xml:space="preserve"> PAGEREF _Toc3 \h </w:delInstrText>
        </w:r>
        <w:r>
          <w:fldChar w:fldCharType="separate"/>
        </w:r>
        <w:r>
          <w:delText>5</w:delText>
        </w:r>
        <w:r>
          <w:fldChar w:fldCharType="end"/>
        </w:r>
      </w:del>
    </w:p>
    <w:p w14:paraId="3161BA26" w14:textId="77777777" w:rsidR="009645C3" w:rsidRDefault="008E6C48">
      <w:pPr>
        <w:pStyle w:val="TOC1"/>
        <w:rPr>
          <w:del w:id="159" w:author="Microsoft Word" w:date="2023-12-06T16:30:00Z"/>
        </w:rPr>
      </w:pPr>
      <w:del w:id="160" w:author="Microsoft Word" w:date="2023-12-06T16:30:00Z">
        <w:r>
          <w:delText>Captures d'écrans de notre application:</w:delText>
        </w:r>
        <w:r>
          <w:tab/>
        </w:r>
        <w:r>
          <w:fldChar w:fldCharType="begin"/>
        </w:r>
        <w:r>
          <w:delInstrText xml:space="preserve"> PAGEREF _Toc4 \h </w:delInstrText>
        </w:r>
        <w:r>
          <w:fldChar w:fldCharType="separate"/>
        </w:r>
        <w:r>
          <w:delText>7</w:delText>
        </w:r>
        <w:r>
          <w:fldChar w:fldCharType="end"/>
        </w:r>
      </w:del>
    </w:p>
    <w:p w14:paraId="0D2F0A64" w14:textId="77777777" w:rsidR="009645C3" w:rsidRDefault="008E6C48">
      <w:pPr>
        <w:pStyle w:val="Body"/>
        <w:rPr>
          <w:del w:id="161" w:author="Microsoft Word" w:date="2023-12-06T16:30:00Z"/>
          <w:b/>
          <w:bCs/>
        </w:rPr>
      </w:pPr>
      <w:del w:id="162" w:author="Microsoft Word" w:date="2023-12-06T16:30:00Z">
        <w:r>
          <w:fldChar w:fldCharType="end"/>
        </w:r>
      </w:del>
    </w:p>
    <w:p w14:paraId="635765BE" w14:textId="7E339A34" w:rsidR="00DD4BD0" w:rsidRDefault="00DD4BD0">
      <w:pPr>
        <w:pStyle w:val="Body"/>
        <w:rPr>
          <w:rPrChange w:id="163" w:author="Microsoft Word" w:date="2023-12-06T16:30:00Z">
            <w:rPr>
              <w:lang w:val="fr-CA"/>
            </w:rPr>
          </w:rPrChange>
        </w:rPr>
        <w:pPrChange w:id="164" w:author="Microsoft Word" w:date="2023-12-06T16:30:00Z">
          <w:pPr/>
        </w:pPrChange>
      </w:pPr>
    </w:p>
    <w:p w14:paraId="1CAFC3FD" w14:textId="77777777" w:rsidR="00DD4BD0" w:rsidRDefault="00DD4BD0">
      <w:pPr>
        <w:pStyle w:val="Body"/>
        <w:rPr>
          <w:rPrChange w:id="165" w:author="Microsoft Word" w:date="2023-12-06T16:30:00Z">
            <w:rPr>
              <w:lang w:val="fr-CA"/>
            </w:rPr>
          </w:rPrChange>
        </w:rPr>
        <w:pPrChange w:id="166" w:author="Microsoft Word" w:date="2023-12-06T16:30:00Z">
          <w:pPr/>
        </w:pPrChange>
      </w:pPr>
      <w:r>
        <w:rPr>
          <w:rPrChange w:id="167" w:author="Microsoft Word" w:date="2023-12-06T16:30:00Z">
            <w:rPr>
              <w:lang w:val="fr-CA"/>
            </w:rPr>
          </w:rPrChange>
        </w:rPr>
        <w:br w:type="page"/>
      </w:r>
    </w:p>
    <w:p w14:paraId="02C57D68" w14:textId="77777777" w:rsidR="00DD4BD0" w:rsidRDefault="00DD4BD0">
      <w:pPr>
        <w:pStyle w:val="Heading"/>
        <w:rPr>
          <w:sz w:val="36"/>
          <w:rPrChange w:id="168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pPrChange w:id="169" w:author="Microsoft Word" w:date="2023-12-06T16:30:00Z">
          <w:pPr>
            <w:pStyle w:val="Heading1"/>
          </w:pPr>
        </w:pPrChange>
      </w:pPr>
      <w:bookmarkStart w:id="170" w:name="_Toc152753067"/>
      <w:bookmarkStart w:id="171" w:name="_Toc"/>
      <w:r>
        <w:rPr>
          <w:sz w:val="36"/>
          <w:lang w:val="fr-FR"/>
          <w:rPrChange w:id="172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lastRenderedPageBreak/>
        <w:t>Introduction:</w:t>
      </w:r>
      <w:bookmarkEnd w:id="170"/>
      <w:bookmarkEnd w:id="171"/>
    </w:p>
    <w:p w14:paraId="6BD20BAB" w14:textId="390CD89F" w:rsidR="00DD4BD0" w:rsidRDefault="00DD4BD0">
      <w:pPr>
        <w:pStyle w:val="Body"/>
        <w:spacing w:line="480" w:lineRule="auto"/>
        <w:ind w:firstLine="720"/>
        <w:jc w:val="both"/>
        <w:rPr>
          <w:rFonts w:ascii="Arial" w:hAnsi="Arial"/>
          <w:sz w:val="24"/>
          <w:rPrChange w:id="173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pPrChange w:id="174" w:author="Microsoft Word" w:date="2023-12-06T16:30:00Z">
          <w:pPr>
            <w:spacing w:line="480" w:lineRule="auto"/>
            <w:ind w:firstLine="720"/>
            <w:jc w:val="both"/>
          </w:pPr>
        </w:pPrChange>
      </w:pPr>
      <w:r>
        <w:rPr>
          <w:rFonts w:ascii="Arial" w:hAnsi="Arial"/>
          <w:sz w:val="24"/>
          <w:rPrChange w:id="175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Nous avons développé une application</w:t>
      </w:r>
      <w:r w:rsidR="00274E96">
        <w:rPr>
          <w:rFonts w:ascii="Arial" w:hAnsi="Arial"/>
          <w:sz w:val="24"/>
          <w:rPrChange w:id="176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appelé Service Novigrad</w:t>
      </w:r>
      <w:r>
        <w:rPr>
          <w:rFonts w:ascii="Arial" w:hAnsi="Arial"/>
          <w:sz w:val="24"/>
          <w:rPrChange w:id="177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qui permet </w:t>
      </w:r>
      <w:r w:rsidR="003412D4">
        <w:rPr>
          <w:rFonts w:ascii="Arial" w:hAnsi="Arial"/>
          <w:sz w:val="24"/>
          <w:rPrChange w:id="178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à</w:t>
      </w:r>
      <w:r>
        <w:rPr>
          <w:rFonts w:ascii="Arial" w:hAnsi="Arial"/>
          <w:sz w:val="24"/>
          <w:rPrChange w:id="179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un utilisateur de créer un compte </w:t>
      </w:r>
      <w:r w:rsidR="003412D4">
        <w:rPr>
          <w:rFonts w:ascii="Arial" w:hAnsi="Arial"/>
          <w:sz w:val="24"/>
          <w:rPrChange w:id="180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en tant </w:t>
      </w:r>
      <w:r w:rsidR="00DC36DA">
        <w:rPr>
          <w:rFonts w:ascii="Arial" w:hAnsi="Arial"/>
          <w:sz w:val="24"/>
          <w:rPrChange w:id="181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que client</w:t>
      </w:r>
      <w:r w:rsidR="00460700">
        <w:rPr>
          <w:rFonts w:ascii="Arial" w:hAnsi="Arial"/>
          <w:sz w:val="24"/>
          <w:rPrChange w:id="182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ou </w:t>
      </w:r>
      <w:r w:rsidR="00036973">
        <w:rPr>
          <w:rFonts w:ascii="Arial" w:hAnsi="Arial"/>
          <w:sz w:val="24"/>
          <w:rPrChange w:id="183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employé d’une </w:t>
      </w:r>
      <w:r w:rsidR="00460700">
        <w:rPr>
          <w:rFonts w:ascii="Arial" w:hAnsi="Arial"/>
          <w:sz w:val="24"/>
          <w:rPrChange w:id="184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succursale</w:t>
      </w:r>
      <w:r w:rsidR="00274E96">
        <w:rPr>
          <w:rFonts w:ascii="Arial" w:hAnsi="Arial"/>
          <w:sz w:val="24"/>
          <w:rPrChange w:id="185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. Les administrateurs peuvent ajouter, modifier ou enlever les services qui seront offert par les succursales de Service Novigrad</w:t>
      </w:r>
      <w:r w:rsidR="00460700">
        <w:rPr>
          <w:rFonts w:ascii="Arial" w:hAnsi="Arial"/>
          <w:sz w:val="24"/>
          <w:rPrChange w:id="186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et supprimer des comptes de client/</w:t>
      </w:r>
      <w:r w:rsidR="00DA1A85">
        <w:rPr>
          <w:rFonts w:ascii="Arial" w:hAnsi="Arial"/>
          <w:sz w:val="24"/>
          <w:rPrChange w:id="187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succursale</w:t>
      </w:r>
      <w:r w:rsidR="00274E96">
        <w:rPr>
          <w:rFonts w:ascii="Arial" w:hAnsi="Arial"/>
          <w:sz w:val="24"/>
          <w:rPrChange w:id="188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. De plus, </w:t>
      </w:r>
      <w:r w:rsidR="003412D4">
        <w:rPr>
          <w:rFonts w:ascii="Arial" w:hAnsi="Arial"/>
          <w:sz w:val="24"/>
          <w:rPrChange w:id="189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les employés</w:t>
      </w:r>
      <w:r w:rsidR="00274E96">
        <w:rPr>
          <w:rFonts w:ascii="Arial" w:hAnsi="Arial"/>
          <w:sz w:val="24"/>
          <w:rPrChange w:id="190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de la succursale peuvent modifier le profil de l</w:t>
      </w:r>
      <w:r w:rsidR="007B2B64">
        <w:rPr>
          <w:rFonts w:ascii="Arial" w:hAnsi="Arial"/>
          <w:sz w:val="24"/>
          <w:rPrChange w:id="191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eur</w:t>
      </w:r>
      <w:r w:rsidR="00274E96">
        <w:rPr>
          <w:rFonts w:ascii="Arial" w:hAnsi="Arial"/>
          <w:sz w:val="24"/>
          <w:rPrChange w:id="192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</w:t>
      </w:r>
      <w:r w:rsidR="003412D4">
        <w:rPr>
          <w:rFonts w:ascii="Arial" w:hAnsi="Arial"/>
          <w:sz w:val="24"/>
          <w:rPrChange w:id="193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succursale</w:t>
      </w:r>
      <w:r w:rsidR="00274E96">
        <w:rPr>
          <w:rFonts w:ascii="Arial" w:hAnsi="Arial"/>
          <w:sz w:val="24"/>
          <w:rPrChange w:id="194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</w:t>
      </w:r>
      <w:r w:rsidR="00C76E4C">
        <w:rPr>
          <w:rFonts w:ascii="Arial" w:hAnsi="Arial"/>
          <w:sz w:val="24"/>
          <w:rPrChange w:id="195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(adresse, heures de travail) </w:t>
      </w:r>
      <w:r w:rsidR="00274E96">
        <w:rPr>
          <w:rFonts w:ascii="Arial" w:hAnsi="Arial"/>
          <w:sz w:val="24"/>
          <w:rPrChange w:id="196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et de </w:t>
      </w:r>
      <w:r w:rsidR="007B2B64">
        <w:rPr>
          <w:rFonts w:ascii="Arial" w:hAnsi="Arial"/>
          <w:sz w:val="24"/>
          <w:rPrChange w:id="197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sélectionner </w:t>
      </w:r>
      <w:r w:rsidR="00A63D0E">
        <w:rPr>
          <w:rFonts w:ascii="Arial" w:hAnsi="Arial"/>
          <w:sz w:val="24"/>
          <w:rPrChange w:id="198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quels services</w:t>
      </w:r>
      <w:r w:rsidR="007B2B64">
        <w:rPr>
          <w:rFonts w:ascii="Arial" w:hAnsi="Arial"/>
          <w:sz w:val="24"/>
          <w:rPrChange w:id="199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sont offerts par </w:t>
      </w:r>
      <w:r w:rsidR="00A63D0E">
        <w:rPr>
          <w:rFonts w:ascii="Arial" w:hAnsi="Arial"/>
          <w:sz w:val="24"/>
          <w:rPrChange w:id="200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la </w:t>
      </w:r>
      <w:r w:rsidR="007B2B64">
        <w:rPr>
          <w:rFonts w:ascii="Arial" w:hAnsi="Arial"/>
          <w:sz w:val="24"/>
          <w:rPrChange w:id="201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succursale</w:t>
      </w:r>
      <w:r w:rsidR="00274E96">
        <w:rPr>
          <w:rFonts w:ascii="Arial" w:hAnsi="Arial"/>
          <w:sz w:val="24"/>
          <w:rPrChange w:id="202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. Ils </w:t>
      </w:r>
      <w:r w:rsidR="00C05279">
        <w:rPr>
          <w:rFonts w:ascii="Arial" w:hAnsi="Arial"/>
          <w:sz w:val="24"/>
          <w:rPrChange w:id="203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peuvent aussi visionner les demandes de service soumis par les clients, et soit approuver ou rejeter</w:t>
      </w:r>
      <w:r w:rsidR="00645F6F">
        <w:rPr>
          <w:rFonts w:ascii="Arial" w:hAnsi="Arial"/>
          <w:sz w:val="24"/>
          <w:rPrChange w:id="204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ces demandes</w:t>
      </w:r>
      <w:r w:rsidR="00274E96">
        <w:rPr>
          <w:rFonts w:ascii="Arial" w:hAnsi="Arial"/>
          <w:sz w:val="24"/>
          <w:rPrChange w:id="205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. Finalement, nous avons implémenté </w:t>
      </w:r>
      <w:r w:rsidR="003412D4">
        <w:rPr>
          <w:rFonts w:ascii="Arial" w:hAnsi="Arial"/>
          <w:sz w:val="24"/>
          <w:rPrChange w:id="206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les fonctionnalités relatives</w:t>
      </w:r>
      <w:r w:rsidR="00274E96">
        <w:rPr>
          <w:rFonts w:ascii="Arial" w:hAnsi="Arial"/>
          <w:sz w:val="24"/>
          <w:rPrChange w:id="207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au client</w:t>
      </w:r>
      <w:r w:rsidR="00A63D0E">
        <w:rPr>
          <w:rFonts w:ascii="Arial" w:hAnsi="Arial"/>
          <w:sz w:val="24"/>
          <w:rPrChange w:id="208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. C’est-à-dire, </w:t>
      </w:r>
      <w:r w:rsidR="00274E96">
        <w:rPr>
          <w:rFonts w:ascii="Arial" w:hAnsi="Arial"/>
          <w:sz w:val="24"/>
          <w:rPrChange w:id="209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l'</w:t>
      </w:r>
      <w:r w:rsidR="003412D4">
        <w:rPr>
          <w:rFonts w:ascii="Arial" w:hAnsi="Arial"/>
          <w:sz w:val="24"/>
          <w:rPrChange w:id="210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habilité</w:t>
      </w:r>
      <w:r w:rsidR="00274E96">
        <w:rPr>
          <w:rFonts w:ascii="Arial" w:hAnsi="Arial"/>
          <w:sz w:val="24"/>
          <w:rPrChange w:id="211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du client de rechercher une succursale </w:t>
      </w:r>
      <w:r w:rsidR="00A63D0E">
        <w:rPr>
          <w:rFonts w:ascii="Arial" w:hAnsi="Arial"/>
          <w:sz w:val="24"/>
          <w:rPrChange w:id="212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par rapport </w:t>
      </w:r>
      <w:r w:rsidR="00794426">
        <w:rPr>
          <w:rFonts w:ascii="Arial" w:hAnsi="Arial"/>
          <w:sz w:val="24"/>
          <w:rPrChange w:id="213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à l’adresse, les heures de travail, ou par les services offerts</w:t>
      </w:r>
      <w:r w:rsidR="00274E96">
        <w:rPr>
          <w:rFonts w:ascii="Arial" w:hAnsi="Arial"/>
          <w:sz w:val="24"/>
          <w:rPrChange w:id="214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. </w:t>
      </w:r>
      <w:r w:rsidR="00794426">
        <w:rPr>
          <w:rFonts w:ascii="Arial" w:hAnsi="Arial"/>
          <w:sz w:val="24"/>
          <w:rPrChange w:id="215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Ensuite, ils peuvent visionner tous les services offerts par la succursale et faire une demande</w:t>
      </w:r>
      <w:r w:rsidR="00DA10F4">
        <w:rPr>
          <w:rFonts w:ascii="Arial" w:hAnsi="Arial"/>
          <w:sz w:val="24"/>
          <w:rPrChange w:id="216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conformant aux exigences mises en place par l’administrateur</w:t>
      </w:r>
      <w:r w:rsidR="003C10F1">
        <w:rPr>
          <w:rFonts w:ascii="Arial" w:hAnsi="Arial"/>
          <w:sz w:val="24"/>
          <w:rPrChange w:id="217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. Lorsqu’une demande a été soumis, le client sera </w:t>
      </w:r>
      <w:del w:id="218" w:author="Microsoft Word" w:date="2023-12-06T16:30:00Z">
        <w:r w:rsidR="008E6C48">
          <w:rPr>
            <w:rFonts w:ascii="Arial" w:hAnsi="Arial"/>
            <w:sz w:val="24"/>
            <w:szCs w:val="24"/>
          </w:rPr>
          <w:delText>demand</w:delText>
        </w:r>
        <w:r w:rsidR="008E6C48">
          <w:rPr>
            <w:rFonts w:ascii="Arial" w:hAnsi="Arial"/>
            <w:sz w:val="24"/>
            <w:szCs w:val="24"/>
          </w:rPr>
          <w:delText>é</w:delText>
        </w:r>
        <w:r w:rsidR="008E6C48">
          <w:rPr>
            <w:rFonts w:ascii="Arial" w:hAnsi="Arial"/>
            <w:sz w:val="24"/>
            <w:szCs w:val="24"/>
          </w:rPr>
          <w:delText>e</w:delText>
        </w:r>
      </w:del>
      <w:ins w:id="219" w:author="Microsoft Word" w:date="2023-12-06T16:30:00Z">
        <w:r w:rsidR="001E1780" w:rsidRPr="008E6C48">
          <w:rPr>
            <w:rFonts w:ascii="Arial" w:hAnsi="Arial" w:cs="Arial"/>
            <w:sz w:val="24"/>
            <w:szCs w:val="24"/>
            <w:lang w:val="fr-CA"/>
          </w:rPr>
          <w:t>demandé</w:t>
        </w:r>
      </w:ins>
      <w:r w:rsidR="003C10F1">
        <w:rPr>
          <w:rFonts w:ascii="Arial" w:hAnsi="Arial"/>
          <w:sz w:val="24"/>
          <w:rPrChange w:id="220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d’évaluer leur expérience avec la succursale, et la prochaine fois qu’il </w:t>
      </w:r>
      <w:r w:rsidR="002839B5">
        <w:rPr>
          <w:rFonts w:ascii="Arial" w:hAnsi="Arial"/>
          <w:sz w:val="24"/>
          <w:rPrChange w:id="221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se connecte au service, il sera notifié si leur demande a été acceptée ou rejetée</w:t>
      </w:r>
    </w:p>
    <w:p w14:paraId="57499EF1" w14:textId="3E635D04" w:rsidR="00CC2876" w:rsidRDefault="00CC2876">
      <w:pPr>
        <w:pStyle w:val="Body"/>
        <w:spacing w:line="480" w:lineRule="auto"/>
        <w:ind w:firstLine="720"/>
        <w:rPr>
          <w:rFonts w:ascii="Arial" w:hAnsi="Arial"/>
          <w:sz w:val="24"/>
          <w:rPrChange w:id="222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pPrChange w:id="223" w:author="Microsoft Word" w:date="2023-12-06T16:30:00Z">
          <w:pPr>
            <w:spacing w:line="480" w:lineRule="auto"/>
            <w:ind w:firstLine="720"/>
          </w:pPr>
        </w:pPrChange>
      </w:pPr>
    </w:p>
    <w:p w14:paraId="04F437A7" w14:textId="2807A2F0" w:rsidR="00CC2876" w:rsidRDefault="00CC2876">
      <w:pPr>
        <w:pStyle w:val="Body"/>
        <w:spacing w:line="480" w:lineRule="auto"/>
        <w:ind w:firstLine="720"/>
        <w:rPr>
          <w:rFonts w:ascii="Arial" w:hAnsi="Arial"/>
          <w:sz w:val="24"/>
          <w:rPrChange w:id="224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pPrChange w:id="225" w:author="Microsoft Word" w:date="2023-12-06T16:30:00Z">
          <w:pPr>
            <w:spacing w:line="480" w:lineRule="auto"/>
            <w:ind w:firstLine="720"/>
          </w:pPr>
        </w:pPrChange>
      </w:pPr>
    </w:p>
    <w:p w14:paraId="48029D8A" w14:textId="2762947F" w:rsidR="00CC2876" w:rsidRDefault="00CC2876">
      <w:pPr>
        <w:pStyle w:val="Body"/>
        <w:spacing w:line="480" w:lineRule="auto"/>
        <w:ind w:firstLine="720"/>
        <w:rPr>
          <w:rFonts w:ascii="Arial" w:hAnsi="Arial"/>
          <w:sz w:val="24"/>
          <w:rPrChange w:id="226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pPrChange w:id="227" w:author="Microsoft Word" w:date="2023-12-06T16:30:00Z">
          <w:pPr>
            <w:spacing w:line="480" w:lineRule="auto"/>
            <w:ind w:firstLine="720"/>
          </w:pPr>
        </w:pPrChange>
      </w:pPr>
    </w:p>
    <w:p w14:paraId="0BE78C0E" w14:textId="4CF4A63D" w:rsidR="00CC2876" w:rsidRDefault="00CC2876">
      <w:pPr>
        <w:pStyle w:val="Body"/>
        <w:spacing w:line="480" w:lineRule="auto"/>
        <w:ind w:firstLine="720"/>
        <w:rPr>
          <w:rFonts w:ascii="Arial" w:hAnsi="Arial"/>
          <w:sz w:val="24"/>
          <w:rPrChange w:id="228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pPrChange w:id="229" w:author="Microsoft Word" w:date="2023-12-06T16:30:00Z">
          <w:pPr>
            <w:spacing w:line="480" w:lineRule="auto"/>
            <w:ind w:firstLine="720"/>
          </w:pPr>
        </w:pPrChange>
      </w:pPr>
    </w:p>
    <w:p w14:paraId="609A51FE" w14:textId="1B486354" w:rsidR="00CC2876" w:rsidRDefault="00CC2876">
      <w:pPr>
        <w:pStyle w:val="Body"/>
        <w:spacing w:line="480" w:lineRule="auto"/>
        <w:ind w:firstLine="720"/>
        <w:rPr>
          <w:rFonts w:ascii="Arial" w:hAnsi="Arial"/>
          <w:sz w:val="24"/>
          <w:rPrChange w:id="230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pPrChange w:id="231" w:author="Microsoft Word" w:date="2023-12-06T16:30:00Z">
          <w:pPr>
            <w:spacing w:line="480" w:lineRule="auto"/>
            <w:ind w:firstLine="720"/>
          </w:pPr>
        </w:pPrChange>
      </w:pPr>
    </w:p>
    <w:p w14:paraId="3429CE56" w14:textId="77777777" w:rsidR="00DD4BD0" w:rsidRDefault="00DD4BD0">
      <w:pPr>
        <w:pStyle w:val="Body"/>
        <w:rPr>
          <w:rFonts w:ascii="Arial" w:hAnsi="Arial"/>
          <w:rPrChange w:id="232" w:author="Microsoft Word" w:date="2023-12-06T16:30:00Z">
            <w:rPr>
              <w:rFonts w:ascii="Arial" w:hAnsi="Arial" w:cs="Arial"/>
              <w:lang w:val="fr-CA" w:eastAsia="en-US"/>
            </w:rPr>
          </w:rPrChange>
        </w:rPr>
        <w:pPrChange w:id="233" w:author="Microsoft Word" w:date="2023-12-06T16:30:00Z">
          <w:pPr/>
        </w:pPrChange>
      </w:pPr>
    </w:p>
    <w:p w14:paraId="663F00A5" w14:textId="669BB36E" w:rsidR="00C31691" w:rsidRDefault="00C31691">
      <w:pPr>
        <w:pStyle w:val="Body"/>
        <w:rPr>
          <w:rPrChange w:id="234" w:author="Microsoft Word" w:date="2023-12-06T16:30:00Z">
            <w:rPr>
              <w:rFonts w:ascii="Arial" w:hAnsi="Arial" w:cs="Arial"/>
              <w:lang w:val="fr-CA" w:eastAsia="en-US"/>
            </w:rPr>
          </w:rPrChange>
        </w:rPr>
        <w:sectPr w:rsidR="00C3169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809" w:right="2126" w:bottom="1080" w:left="1440" w:header="426" w:footer="425" w:gutter="0"/>
          <w:cols w:space="720"/>
          <w:titlePg/>
          <w:docGrid w:linePitch="0"/>
          <w:sectPrChange w:id="294" w:author="Microsoft Word" w:date="2023-12-06T16:30:00Z">
            <w:sectPr w:rsidR="00C31691">
              <w:pgMar w:top="1809" w:right="2126" w:bottom="1080" w:left="1440" w:header="426" w:footer="425" w:gutter="0"/>
              <w:cols w:space="708"/>
              <w:docGrid w:linePitch="360"/>
            </w:sectPr>
          </w:sectPrChange>
        </w:sectPr>
        <w:pPrChange w:id="295" w:author="Microsoft Word" w:date="2023-12-06T16:30:00Z">
          <w:pPr/>
        </w:pPrChange>
      </w:pPr>
    </w:p>
    <w:p w14:paraId="6B459AD4" w14:textId="77777777" w:rsidR="00C31691" w:rsidRDefault="00C31691">
      <w:pPr>
        <w:pStyle w:val="Body"/>
        <w:rPr>
          <w:rFonts w:ascii="Arial" w:hAnsi="Arial"/>
          <w:rPrChange w:id="296" w:author="Microsoft Word" w:date="2023-12-06T16:30:00Z">
            <w:rPr>
              <w:rFonts w:ascii="Arial" w:hAnsi="Arial" w:cs="Arial"/>
              <w:lang w:val="fr-CA" w:eastAsia="en-US"/>
            </w:rPr>
          </w:rPrChange>
        </w:rPr>
        <w:pPrChange w:id="297" w:author="Microsoft Word" w:date="2023-12-06T16:30:00Z">
          <w:pPr/>
        </w:pPrChange>
      </w:pPr>
    </w:p>
    <w:p w14:paraId="1EDB1487" w14:textId="77777777" w:rsidR="00C31691" w:rsidRDefault="00C31691">
      <w:pPr>
        <w:pStyle w:val="Body"/>
        <w:rPr>
          <w:rFonts w:ascii="Arial" w:hAnsi="Arial"/>
          <w:rPrChange w:id="298" w:author="Microsoft Word" w:date="2023-12-06T16:30:00Z">
            <w:rPr>
              <w:rFonts w:ascii="Arial" w:hAnsi="Arial" w:cs="Arial"/>
              <w:lang w:val="fr-CA" w:eastAsia="en-US"/>
            </w:rPr>
          </w:rPrChange>
        </w:rPr>
        <w:pPrChange w:id="299" w:author="Microsoft Word" w:date="2023-12-06T16:30:00Z">
          <w:pPr/>
        </w:pPrChange>
      </w:pPr>
    </w:p>
    <w:p w14:paraId="1CF4054D" w14:textId="0967253B" w:rsidR="00C31691" w:rsidRDefault="00C31691">
      <w:pPr>
        <w:pStyle w:val="Heading"/>
        <w:rPr>
          <w:sz w:val="36"/>
          <w:rPrChange w:id="300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pPrChange w:id="301" w:author="Microsoft Word" w:date="2023-12-06T16:30:00Z">
          <w:pPr>
            <w:pStyle w:val="Heading1"/>
          </w:pPr>
        </w:pPrChange>
      </w:pPr>
      <w:bookmarkStart w:id="302" w:name="_Toc152753068"/>
      <w:bookmarkStart w:id="303" w:name="_Toc1"/>
      <w:r>
        <w:rPr>
          <w:sz w:val="36"/>
          <w:lang w:val="fr-FR"/>
          <w:rPrChange w:id="304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t xml:space="preserve">Diagrammes </w:t>
      </w:r>
      <w:r w:rsidR="0011421C">
        <w:rPr>
          <w:sz w:val="36"/>
          <w:lang w:val="fr-FR"/>
          <w:rPrChange w:id="305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t>des</w:t>
      </w:r>
      <w:r>
        <w:rPr>
          <w:sz w:val="36"/>
          <w:lang w:val="fr-FR"/>
          <w:rPrChange w:id="306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t xml:space="preserve"> classes UML</w:t>
      </w:r>
      <w:r w:rsidR="001110E3">
        <w:rPr>
          <w:sz w:val="36"/>
          <w:lang w:val="fr-FR"/>
          <w:rPrChange w:id="307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t xml:space="preserve"> (un PDF de plus haute qualité est disponible avec ce document)</w:t>
      </w:r>
      <w:r>
        <w:rPr>
          <w:sz w:val="36"/>
          <w:lang w:val="fr-FR"/>
          <w:rPrChange w:id="308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t>:</w:t>
      </w:r>
      <w:bookmarkEnd w:id="302"/>
      <w:bookmarkEnd w:id="303"/>
    </w:p>
    <w:p w14:paraId="3CDF169E" w14:textId="77777777" w:rsidR="009645C3" w:rsidRDefault="008E6C48">
      <w:pPr>
        <w:pStyle w:val="Body"/>
        <w:rPr>
          <w:del w:id="309" w:author="Microsoft Word" w:date="2023-12-06T16:30:00Z"/>
        </w:rPr>
        <w:sectPr w:rsidR="009645C3">
          <w:headerReference w:type="default" r:id="rId14"/>
          <w:headerReference w:type="first" r:id="rId15"/>
          <w:pgSz w:w="12240" w:h="15840"/>
          <w:pgMar w:top="360" w:right="288" w:bottom="360" w:left="173" w:header="426" w:footer="425" w:gutter="0"/>
          <w:cols w:space="720"/>
          <w:titlePg/>
        </w:sectPr>
      </w:pPr>
      <w:del w:id="338" w:author="Microsoft Word" w:date="2023-12-06T16:30:00Z">
        <w:r>
          <w:rPr>
            <w:rFonts w:ascii="Arial" w:eastAsia="Arial" w:hAnsi="Arial" w:cs="Arial"/>
            <w:noProof/>
          </w:rPr>
          <w:drawing>
            <wp:inline distT="0" distB="0" distL="0" distR="0" wp14:anchorId="5573707B" wp14:editId="48AF0AA8">
              <wp:extent cx="7479666" cy="3240757"/>
              <wp:effectExtent l="0" t="0" r="0" b="0"/>
              <wp:docPr id="1073741837" name="Picture 1073741837" descr="Picture 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37" name="Picture 1" descr="Picture 1"/>
                      <pic:cNvPicPr>
                        <a:picLocks noChangeAspect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79666" cy="3240757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</w:del>
    </w:p>
    <w:p w14:paraId="1A08968E" w14:textId="1F14CB88" w:rsidR="00C31691" w:rsidRPr="008E6C48" w:rsidRDefault="0072230C" w:rsidP="00DD4BD0">
      <w:pPr>
        <w:rPr>
          <w:ins w:id="339" w:author="Microsoft Word" w:date="2023-12-06T16:30:00Z"/>
          <w:rFonts w:ascii="Arial" w:hAnsi="Arial" w:cs="Arial"/>
          <w:lang w:val="fr-CA"/>
        </w:rPr>
        <w:sectPr w:rsidR="00C31691" w:rsidRPr="008E6C48" w:rsidSect="00C31691">
          <w:pgSz w:w="15840" w:h="12240" w:orient="landscape"/>
          <w:pgMar w:top="360" w:right="288" w:bottom="360" w:left="173" w:header="432" w:footer="432" w:gutter="0"/>
          <w:cols w:space="708"/>
          <w:titlePg/>
          <w:docGrid w:linePitch="360"/>
        </w:sectPr>
      </w:pPr>
      <w:ins w:id="340" w:author="Microsoft Word" w:date="2023-12-06T16:30:00Z">
        <w:r w:rsidRPr="008E6C48">
          <w:rPr>
            <w:rFonts w:ascii="Arial" w:hAnsi="Arial" w:cs="Arial"/>
            <w:noProof/>
            <w:lang w:val="fr-CA"/>
          </w:rPr>
          <w:drawing>
            <wp:inline distT="0" distB="0" distL="0" distR="0" wp14:anchorId="33796B0B" wp14:editId="1134ACB3">
              <wp:extent cx="9804730" cy="4248150"/>
              <wp:effectExtent l="0" t="0" r="6350" b="0"/>
              <wp:docPr id="424388196" name="Picture 4243881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04730" cy="4248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3DC08F2" w14:textId="77777777" w:rsidR="00DD4BD0" w:rsidRDefault="00DD4BD0">
      <w:pPr>
        <w:pStyle w:val="Heading"/>
        <w:rPr>
          <w:sz w:val="36"/>
          <w:rPrChange w:id="341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pPrChange w:id="342" w:author="Microsoft Word" w:date="2023-12-06T16:30:00Z">
          <w:pPr>
            <w:pStyle w:val="Heading1"/>
          </w:pPr>
        </w:pPrChange>
      </w:pPr>
      <w:bookmarkStart w:id="343" w:name="_Toc152753069"/>
      <w:bookmarkStart w:id="344" w:name="_Toc2"/>
      <w:r>
        <w:rPr>
          <w:sz w:val="36"/>
          <w:lang w:val="fr-FR"/>
          <w:rPrChange w:id="345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lastRenderedPageBreak/>
        <w:t>Leçons apprises:</w:t>
      </w:r>
      <w:bookmarkEnd w:id="343"/>
      <w:bookmarkEnd w:id="344"/>
    </w:p>
    <w:p w14:paraId="5C9199B5" w14:textId="014B801C" w:rsidR="00DD4BD0" w:rsidRDefault="00DD4BD0">
      <w:pPr>
        <w:pStyle w:val="Body"/>
        <w:spacing w:line="480" w:lineRule="auto"/>
        <w:ind w:firstLine="720"/>
        <w:jc w:val="both"/>
        <w:rPr>
          <w:rFonts w:ascii="Arial" w:hAnsi="Arial"/>
          <w:sz w:val="24"/>
          <w:rPrChange w:id="346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pPrChange w:id="347" w:author="Microsoft Word" w:date="2023-12-06T16:30:00Z">
          <w:pPr>
            <w:spacing w:line="480" w:lineRule="auto"/>
            <w:ind w:firstLine="720"/>
            <w:jc w:val="both"/>
          </w:pPr>
        </w:pPrChange>
      </w:pPr>
      <w:r>
        <w:rPr>
          <w:rFonts w:ascii="Arial" w:hAnsi="Arial"/>
          <w:sz w:val="24"/>
          <w:rPrChange w:id="348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Nous avons appris plein de choses avec ce projet. Nous avons appris </w:t>
      </w:r>
      <w:r w:rsidR="003412D4">
        <w:rPr>
          <w:rFonts w:ascii="Arial" w:hAnsi="Arial"/>
          <w:sz w:val="24"/>
          <w:rPrChange w:id="349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comme</w:t>
      </w:r>
      <w:r>
        <w:rPr>
          <w:rFonts w:ascii="Arial" w:hAnsi="Arial"/>
          <w:sz w:val="24"/>
          <w:rPrChange w:id="350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comment faire des diagrammes UML</w:t>
      </w:r>
      <w:ins w:id="351" w:author="Microsoft Word" w:date="2023-12-06T16:30:00Z">
        <w:r w:rsidR="001E1780" w:rsidRPr="008E6C48">
          <w:rPr>
            <w:rFonts w:ascii="Arial" w:hAnsi="Arial" w:cs="Arial"/>
            <w:sz w:val="24"/>
            <w:szCs w:val="24"/>
            <w:lang w:val="fr-CA"/>
          </w:rPr>
          <w:t xml:space="preserve"> de façon efficace</w:t>
        </w:r>
      </w:ins>
      <w:r>
        <w:rPr>
          <w:rFonts w:ascii="Arial" w:hAnsi="Arial"/>
          <w:sz w:val="24"/>
          <w:rPrChange w:id="352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, ou faires des tests unitaires pour tester l</w:t>
      </w:r>
      <w:r w:rsidR="003412D4">
        <w:rPr>
          <w:rFonts w:ascii="Arial" w:hAnsi="Arial"/>
          <w:sz w:val="24"/>
          <w:rPrChange w:id="353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es</w:t>
      </w:r>
      <w:r>
        <w:rPr>
          <w:rFonts w:ascii="Arial" w:hAnsi="Arial"/>
          <w:sz w:val="24"/>
          <w:rPrChange w:id="354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</w:t>
      </w:r>
      <w:r w:rsidR="003412D4">
        <w:rPr>
          <w:rFonts w:ascii="Arial" w:hAnsi="Arial"/>
          <w:sz w:val="24"/>
          <w:rPrChange w:id="355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fonctionnalités</w:t>
      </w:r>
      <w:r>
        <w:rPr>
          <w:rFonts w:ascii="Arial" w:hAnsi="Arial"/>
          <w:sz w:val="24"/>
          <w:rPrChange w:id="356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</w:t>
      </w:r>
      <w:r w:rsidR="003412D4">
        <w:rPr>
          <w:rFonts w:ascii="Arial" w:hAnsi="Arial"/>
          <w:sz w:val="24"/>
          <w:rPrChange w:id="357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de</w:t>
      </w:r>
      <w:r>
        <w:rPr>
          <w:rFonts w:ascii="Arial" w:hAnsi="Arial"/>
          <w:sz w:val="24"/>
          <w:rPrChange w:id="358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nos </w:t>
      </w:r>
      <w:r w:rsidR="003412D4">
        <w:rPr>
          <w:rFonts w:ascii="Arial" w:hAnsi="Arial"/>
          <w:sz w:val="24"/>
          <w:rPrChange w:id="359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méthodes</w:t>
      </w:r>
      <w:r>
        <w:rPr>
          <w:rFonts w:ascii="Arial" w:hAnsi="Arial"/>
          <w:sz w:val="24"/>
          <w:rPrChange w:id="360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. Mais le plus Important est que nous avons appris </w:t>
      </w:r>
      <w:r w:rsidR="003412D4">
        <w:rPr>
          <w:rFonts w:ascii="Arial" w:hAnsi="Arial"/>
          <w:sz w:val="24"/>
          <w:rPrChange w:id="361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à</w:t>
      </w:r>
      <w:r>
        <w:rPr>
          <w:rFonts w:ascii="Arial" w:hAnsi="Arial"/>
          <w:sz w:val="24"/>
          <w:rPrChange w:id="362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utiliser Android Studio </w:t>
      </w:r>
      <w:ins w:id="363" w:author="Microsoft Word" w:date="2023-12-06T16:30:00Z">
        <w:r w:rsidR="001E1780" w:rsidRPr="008E6C48">
          <w:rPr>
            <w:rFonts w:ascii="Arial" w:hAnsi="Arial" w:cs="Arial"/>
            <w:sz w:val="24"/>
            <w:szCs w:val="24"/>
            <w:lang w:val="fr-CA"/>
          </w:rPr>
          <w:t xml:space="preserve">et </w:t>
        </w:r>
        <w:r w:rsidR="00F45151" w:rsidRPr="008E6C48">
          <w:rPr>
            <w:rFonts w:ascii="Arial" w:hAnsi="Arial" w:cs="Arial"/>
            <w:sz w:val="24"/>
            <w:szCs w:val="24"/>
            <w:lang w:val="fr-CA"/>
          </w:rPr>
          <w:t xml:space="preserve">nous nous sommes familiarisés avec des bases de données asynchrones tel que Firebase </w:t>
        </w:r>
      </w:ins>
      <w:r>
        <w:rPr>
          <w:rFonts w:ascii="Arial" w:hAnsi="Arial"/>
          <w:sz w:val="24"/>
          <w:rPrChange w:id="364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pendant ce semestre, </w:t>
      </w:r>
      <w:del w:id="365" w:author="Microsoft Word" w:date="2023-12-06T16:30:00Z">
        <w:r w:rsidR="008E6C48">
          <w:rPr>
            <w:rFonts w:ascii="Arial" w:hAnsi="Arial"/>
            <w:sz w:val="24"/>
            <w:szCs w:val="24"/>
          </w:rPr>
          <w:delText xml:space="preserve">ce </w:delText>
        </w:r>
      </w:del>
      <w:r w:rsidR="00F45151">
        <w:rPr>
          <w:rFonts w:ascii="Arial" w:hAnsi="Arial"/>
          <w:sz w:val="24"/>
          <w:rPrChange w:id="366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qui </w:t>
      </w:r>
      <w:del w:id="367" w:author="Microsoft Word" w:date="2023-12-06T16:30:00Z">
        <w:r w:rsidR="008E6C48">
          <w:rPr>
            <w:rFonts w:ascii="Arial" w:hAnsi="Arial"/>
            <w:sz w:val="24"/>
            <w:szCs w:val="24"/>
          </w:rPr>
          <w:delText>est un outil</w:delText>
        </w:r>
      </w:del>
      <w:ins w:id="368" w:author="Microsoft Word" w:date="2023-12-06T16:30:00Z">
        <w:r w:rsidR="00F45151" w:rsidRPr="008E6C48">
          <w:rPr>
            <w:rFonts w:ascii="Arial" w:hAnsi="Arial" w:cs="Arial"/>
            <w:sz w:val="24"/>
            <w:szCs w:val="24"/>
            <w:lang w:val="fr-CA"/>
          </w:rPr>
          <w:t xml:space="preserve">sont tous les deux des </w:t>
        </w:r>
        <w:r w:rsidRPr="008E6C48">
          <w:rPr>
            <w:rFonts w:ascii="Arial" w:hAnsi="Arial" w:cs="Arial"/>
            <w:sz w:val="24"/>
            <w:szCs w:val="24"/>
            <w:lang w:val="fr-CA"/>
          </w:rPr>
          <w:t>outil</w:t>
        </w:r>
        <w:r w:rsidR="00F45151" w:rsidRPr="008E6C48">
          <w:rPr>
            <w:rFonts w:ascii="Arial" w:hAnsi="Arial" w:cs="Arial"/>
            <w:sz w:val="24"/>
            <w:szCs w:val="24"/>
            <w:lang w:val="fr-CA"/>
          </w:rPr>
          <w:t>s</w:t>
        </w:r>
      </w:ins>
      <w:r>
        <w:rPr>
          <w:rFonts w:ascii="Arial" w:hAnsi="Arial"/>
          <w:sz w:val="24"/>
          <w:rPrChange w:id="369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qui pourrait </w:t>
      </w:r>
      <w:r w:rsidR="003412D4">
        <w:rPr>
          <w:rFonts w:ascii="Arial" w:hAnsi="Arial"/>
          <w:sz w:val="24"/>
          <w:rPrChange w:id="370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être</w:t>
      </w:r>
      <w:r>
        <w:rPr>
          <w:rFonts w:ascii="Arial" w:hAnsi="Arial"/>
          <w:sz w:val="24"/>
          <w:rPrChange w:id="371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 xml:space="preserve"> essentiel dans </w:t>
      </w:r>
      <w:r w:rsidR="003412D4">
        <w:rPr>
          <w:rFonts w:ascii="Arial" w:hAnsi="Arial"/>
          <w:sz w:val="24"/>
          <w:rPrChange w:id="372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le futur</w:t>
      </w:r>
      <w:ins w:id="373" w:author="Microsoft Word" w:date="2023-12-06T16:30:00Z">
        <w:r w:rsidR="00F45151" w:rsidRPr="008E6C48">
          <w:rPr>
            <w:rFonts w:ascii="Arial" w:hAnsi="Arial" w:cs="Arial"/>
            <w:sz w:val="24"/>
            <w:szCs w:val="24"/>
            <w:lang w:val="fr-CA"/>
          </w:rPr>
          <w:t xml:space="preserve"> dans nos carrières académiques et professionnelles</w:t>
        </w:r>
      </w:ins>
      <w:r>
        <w:rPr>
          <w:rFonts w:ascii="Arial" w:hAnsi="Arial"/>
          <w:sz w:val="24"/>
          <w:rPrChange w:id="374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t>.</w:t>
      </w:r>
    </w:p>
    <w:p w14:paraId="58C2A405" w14:textId="77777777" w:rsidR="00DD4BD0" w:rsidRPr="008E6C48" w:rsidRDefault="00DD4BD0" w:rsidP="00DD4BD0">
      <w:pPr>
        <w:pStyle w:val="Heading1"/>
        <w:rPr>
          <w:ins w:id="375" w:author="Microsoft Word" w:date="2023-12-06T16:30:00Z"/>
          <w:rFonts w:cs="Arial"/>
          <w:lang w:val="fr-CA"/>
        </w:rPr>
      </w:pPr>
    </w:p>
    <w:p w14:paraId="207BBBBA" w14:textId="77777777" w:rsidR="0080733A" w:rsidRDefault="0080733A">
      <w:pPr>
        <w:pStyle w:val="Heading"/>
        <w:rPr>
          <w:lang w:val="fr-FR"/>
          <w:rPrChange w:id="376" w:author="Microsoft Word" w:date="2023-12-06T16:30:00Z">
            <w:rPr>
              <w:rFonts w:ascii="Arial" w:eastAsia="MS Gothic" w:hAnsi="Arial" w:cs="Arial"/>
              <w:color w:val="auto"/>
              <w:spacing w:val="0"/>
              <w:kern w:val="2"/>
              <w:sz w:val="32"/>
              <w:szCs w:val="32"/>
              <w:lang w:val="fr-CA" w:eastAsia="en-US"/>
            </w:rPr>
          </w:rPrChange>
        </w:rPr>
        <w:pPrChange w:id="377" w:author="Microsoft Word" w:date="2023-12-06T16:30:00Z">
          <w:pPr/>
        </w:pPrChange>
      </w:pPr>
      <w:bookmarkStart w:id="378" w:name="_Toc152753070"/>
      <w:ins w:id="379" w:author="Microsoft Word" w:date="2023-12-06T16:30:00Z">
        <w:r w:rsidRPr="008E6C48">
          <w:rPr>
            <w:sz w:val="32"/>
            <w:szCs w:val="32"/>
            <w:lang w:val="fr-CA"/>
          </w:rPr>
          <w:br w:type="page"/>
        </w:r>
      </w:ins>
    </w:p>
    <w:p w14:paraId="3E1B49E7" w14:textId="70419EF3" w:rsidR="00DD4BD0" w:rsidRDefault="00DD4BD0">
      <w:pPr>
        <w:pStyle w:val="Heading"/>
        <w:rPr>
          <w:sz w:val="32"/>
          <w:rPrChange w:id="380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pPrChange w:id="381" w:author="Microsoft Word" w:date="2023-12-06T16:30:00Z">
          <w:pPr>
            <w:pStyle w:val="Heading1"/>
          </w:pPr>
        </w:pPrChange>
      </w:pPr>
      <w:bookmarkStart w:id="382" w:name="_Toc3"/>
      <w:r>
        <w:rPr>
          <w:sz w:val="32"/>
          <w:lang w:val="fr-FR"/>
          <w:rPrChange w:id="383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lastRenderedPageBreak/>
        <w:t xml:space="preserve">Rôles de chacun des membres de l'équipe </w:t>
      </w:r>
      <w:r w:rsidR="00545E9A">
        <w:rPr>
          <w:sz w:val="32"/>
          <w:lang w:val="fr-FR"/>
          <w:rPrChange w:id="384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t>pour</w:t>
      </w:r>
      <w:r>
        <w:rPr>
          <w:sz w:val="32"/>
          <w:lang w:val="fr-FR"/>
          <w:rPrChange w:id="385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t xml:space="preserve"> chaque livrable:</w:t>
      </w:r>
      <w:bookmarkEnd w:id="378"/>
      <w:bookmarkEnd w:id="382"/>
    </w:p>
    <w:tbl>
      <w:tblPr>
        <w:tblW w:w="45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  <w:tblPrChange w:id="386" w:author="Microsoft Word" w:date="2023-12-06T16:30:00Z">
          <w:tblPr>
            <w:tblW w:w="9985" w:type="dxa"/>
            <w:tblLook w:val="04A0" w:firstRow="1" w:lastRow="0" w:firstColumn="1" w:lastColumn="0" w:noHBand="0" w:noVBand="1"/>
          </w:tblPr>
        </w:tblPrChange>
      </w:tblPr>
      <w:tblGrid>
        <w:gridCol w:w="1526"/>
        <w:gridCol w:w="1527"/>
        <w:gridCol w:w="1527"/>
        <w:tblGridChange w:id="387">
          <w:tblGrid>
            <w:gridCol w:w="2500"/>
            <w:gridCol w:w="3345"/>
            <w:gridCol w:w="4140"/>
          </w:tblGrid>
        </w:tblGridChange>
      </w:tblGrid>
      <w:tr w:rsidR="00570153" w:rsidRPr="008E6C48" w14:paraId="48AE1966" w14:textId="7CD68F23">
        <w:trPr>
          <w:trHeight w:val="250"/>
          <w:trPrChange w:id="388" w:author="Microsoft Word" w:date="2023-12-06T16:30:00Z">
            <w:trPr>
              <w:trHeight w:val="288"/>
            </w:trPr>
          </w:trPrChange>
        </w:trPr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389" w:author="Microsoft Word" w:date="2023-12-06T16:30:00Z">
              <w:tcPr>
                <w:tcW w:w="250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1E21FB3E" w14:textId="589458D2" w:rsidR="00570153" w:rsidRPr="008E6C48" w:rsidRDefault="00570153" w:rsidP="00CF1B66">
            <w:pPr>
              <w:jc w:val="center"/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390" w:author="Microsoft Word" w:date="2023-12-06T16:30:00Z">
              <w:tcPr>
                <w:tcW w:w="33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</w:tcPr>
            </w:tcPrChange>
          </w:tcPr>
          <w:p w14:paraId="214755AA" w14:textId="4E2049C1" w:rsidR="00570153" w:rsidRDefault="00570153">
            <w:pPr>
              <w:pStyle w:val="Body"/>
              <w:jc w:val="center"/>
              <w:rPr>
                <w:rPrChange w:id="391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392" w:author="Microsoft Word" w:date="2023-12-06T16:30:00Z">
                <w:pPr>
                  <w:jc w:val="center"/>
                </w:pPr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393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Livrable 1</w:t>
            </w: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394" w:author="Microsoft Word" w:date="2023-12-06T16:30:00Z">
              <w:tcPr>
                <w:tcW w:w="4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4E3E2900" w14:textId="0D96D9FA" w:rsidR="00570153" w:rsidRPr="008E6C48" w:rsidRDefault="00570153" w:rsidP="00CF1B66">
            <w:pPr>
              <w:jc w:val="center"/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395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Livrable 2</w:t>
              </w:r>
            </w:ins>
          </w:p>
        </w:tc>
      </w:tr>
      <w:tr w:rsidR="00C82B78" w:rsidRPr="008E6C48" w14:paraId="339110FC" w14:textId="149B8510">
        <w:trPr>
          <w:trHeight w:val="250"/>
          <w:trPrChange w:id="396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397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5A113233" w14:textId="77777777" w:rsidR="00C82B78" w:rsidRDefault="00C82B78">
            <w:pPr>
              <w:pStyle w:val="Body"/>
              <w:jc w:val="center"/>
              <w:rPr>
                <w:rPrChange w:id="398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399" w:author="Microsoft Word" w:date="2023-12-06T16:30:00Z">
                <w:pPr>
                  <w:jc w:val="center"/>
                </w:pPr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00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Nom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01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60BFA7B1" w14:textId="423781C5" w:rsidR="00C82B78" w:rsidRDefault="00C82B78">
            <w:pPr>
              <w:pStyle w:val="Body"/>
              <w:jc w:val="center"/>
              <w:rPr>
                <w:rPrChange w:id="402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03" w:author="Microsoft Word" w:date="2023-12-06T16:30:00Z">
                <w:pPr>
                  <w:jc w:val="center"/>
                </w:pPr>
              </w:pPrChange>
            </w:pPr>
            <w:r>
              <w:rPr>
                <w:rFonts w:ascii="Calibri" w:hAnsi="Calibri"/>
                <w:spacing w:val="0"/>
                <w:kern w:val="0"/>
                <w:rPrChange w:id="404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C</w:t>
            </w:r>
            <w:r>
              <w:rPr>
                <w:rFonts w:ascii="Calibri" w:hAnsi="Calibri"/>
                <w:spacing w:val="0"/>
                <w:kern w:val="0"/>
                <w:lang w:val="en-US"/>
                <w:rPrChange w:id="405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ontribution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06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D4C7FA5" w14:textId="687A3896" w:rsidR="00C82B78" w:rsidRPr="008E6C48" w:rsidRDefault="00570153" w:rsidP="00CF1B66">
            <w:pPr>
              <w:jc w:val="center"/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407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Contribution</w:t>
              </w:r>
            </w:ins>
          </w:p>
        </w:tc>
      </w:tr>
      <w:tr w:rsidR="00C82B78" w:rsidRPr="008E6C48" w14:paraId="08A3031F" w14:textId="2AA868FC">
        <w:trPr>
          <w:trHeight w:val="250"/>
          <w:trPrChange w:id="408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09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F456BA9" w14:textId="77777777" w:rsidR="00C82B78" w:rsidRDefault="00C82B78">
            <w:pPr>
              <w:pStyle w:val="Body"/>
              <w:rPr>
                <w:rPrChange w:id="410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11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12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William Mallette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13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540239D" w14:textId="7B82C44A" w:rsidR="00C82B78" w:rsidRDefault="00C82B78" w:rsidP="000F1EBB">
            <w:pPr>
              <w:rPr>
                <w:rPrChange w:id="414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</w:pPr>
            <w:ins w:id="415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L’ajout du compatibilité Firebase</w:t>
              </w:r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br/>
                <w:t>Implémentation des activités et des systèmes de validation</w:t>
              </w:r>
            </w:ins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16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B7761C3" w14:textId="77777777" w:rsidR="00570153" w:rsidRPr="008E6C48" w:rsidRDefault="00570153" w:rsidP="000F1EBB">
            <w:pPr>
              <w:rPr>
                <w:ins w:id="417" w:author="Microsoft Word" w:date="2023-12-06T16:30:00Z"/>
                <w:rFonts w:ascii="Calibri" w:eastAsia="Times New Roman" w:hAnsi="Calibri" w:cs="Calibri"/>
                <w:szCs w:val="22"/>
                <w:lang w:val="fr-CA" w:eastAsia="zh-CN"/>
              </w:rPr>
            </w:pPr>
            <w:ins w:id="418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 xml:space="preserve">Capacité de supprimer des comptes </w:t>
              </w:r>
            </w:ins>
          </w:p>
          <w:p w14:paraId="19D05F05" w14:textId="7DEE30A8" w:rsidR="00C82B78" w:rsidRPr="008E6C48" w:rsidRDefault="00570153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419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Capacité de créer et modifier des services globaux</w:t>
              </w:r>
            </w:ins>
          </w:p>
        </w:tc>
      </w:tr>
      <w:tr w:rsidR="00C82B78" w:rsidRPr="008E6C48" w14:paraId="0810EAD0" w14:textId="42B6ED4C">
        <w:trPr>
          <w:trHeight w:val="250"/>
          <w:trPrChange w:id="420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21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0BB81DE" w14:textId="77777777" w:rsidR="00C82B78" w:rsidRDefault="00C82B78">
            <w:pPr>
              <w:pStyle w:val="Body"/>
              <w:rPr>
                <w:rPrChange w:id="422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23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24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Andy How Hok Hium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25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4721809" w14:textId="77777777" w:rsidR="00C82B78" w:rsidRDefault="00C82B78">
            <w:pPr>
              <w:pStyle w:val="Body"/>
              <w:rPr>
                <w:rPrChange w:id="426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27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28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 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29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EBA673B" w14:textId="30FE8CA5" w:rsidR="00C82B78" w:rsidRPr="008E6C48" w:rsidRDefault="00570153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430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Test unitaire</w:t>
              </w:r>
            </w:ins>
          </w:p>
        </w:tc>
      </w:tr>
      <w:tr w:rsidR="00C82B78" w:rsidRPr="008E6C48" w14:paraId="41127256" w14:textId="6AEFB101">
        <w:trPr>
          <w:trHeight w:val="250"/>
          <w:trPrChange w:id="431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32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C0CE35D" w14:textId="77777777" w:rsidR="00C82B78" w:rsidRDefault="00C82B78">
            <w:pPr>
              <w:pStyle w:val="Body"/>
              <w:rPr>
                <w:rPrChange w:id="433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34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35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Chenliwei Zhou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36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57B2A4B" w14:textId="77777777" w:rsidR="00C82B78" w:rsidRDefault="00C82B78">
            <w:pPr>
              <w:pStyle w:val="Body"/>
              <w:rPr>
                <w:rPrChange w:id="437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38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39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 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40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8666E06" w14:textId="77777777" w:rsidR="00C82B78" w:rsidRPr="008E6C48" w:rsidRDefault="00C82B78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</w:p>
        </w:tc>
      </w:tr>
      <w:tr w:rsidR="00C82B78" w:rsidRPr="008E6C48" w14:paraId="3DB9BD83" w14:textId="11310052">
        <w:trPr>
          <w:trHeight w:val="490"/>
          <w:trPrChange w:id="441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42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BB92714" w14:textId="77777777" w:rsidR="00C82B78" w:rsidRDefault="00C82B78">
            <w:pPr>
              <w:pStyle w:val="Body"/>
              <w:rPr>
                <w:rPrChange w:id="443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44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45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Javisen Katherasa Pillay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46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91D224E" w14:textId="77777777" w:rsidR="00C82B78" w:rsidRDefault="00C82B78">
            <w:pPr>
              <w:pStyle w:val="Body"/>
              <w:rPr>
                <w:rPrChange w:id="447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48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49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 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50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FE60DFA" w14:textId="77777777" w:rsidR="00C82B78" w:rsidRPr="008E6C48" w:rsidRDefault="00C82B78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</w:p>
        </w:tc>
      </w:tr>
      <w:tr w:rsidR="00C82B78" w:rsidRPr="008E6C48" w14:paraId="4C572FDA" w14:textId="720E2B24">
        <w:trPr>
          <w:trHeight w:val="970"/>
          <w:trPrChange w:id="451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52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A826C1" w14:textId="77777777" w:rsidR="00C82B78" w:rsidRDefault="00C82B78">
            <w:pPr>
              <w:pStyle w:val="Body"/>
              <w:rPr>
                <w:rPrChange w:id="453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54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55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Penghao Yuan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56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E37D9F" w14:textId="487E75D5" w:rsidR="00C82B78" w:rsidRDefault="008E6C48">
            <w:pPr>
              <w:pStyle w:val="Body"/>
              <w:rPr>
                <w:rPrChange w:id="457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58" w:author="Microsoft Word" w:date="2023-12-06T16:30:00Z">
                <w:pPr/>
              </w:pPrChange>
            </w:pPr>
            <w:del w:id="459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  <w:r w:rsidR="00CB6CD5">
              <w:rPr>
                <w:rFonts w:ascii="Calibri" w:hAnsi="Calibri"/>
                <w:spacing w:val="0"/>
                <w:kern w:val="0"/>
                <w:lang w:val="en-US"/>
                <w:rPrChange w:id="460" w:author="Microsoft Word" w:date="2023-12-06T16:30:00Z">
                  <w:rPr>
                    <w:rFonts w:ascii="Calibri" w:eastAsia="Calibri" w:hAnsi="Calibri" w:cs="Calibri"/>
                    <w:spacing w:val="0"/>
                    <w:kern w:val="0"/>
                    <w:lang w:val="fr-CA"/>
                  </w:rPr>
                </w:rPrChange>
              </w:rPr>
              <w:t>UML diagram, GitHub equipe, code implementation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61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49A0A80" w14:textId="57A46137" w:rsidR="00C82B78" w:rsidRPr="008E6C48" w:rsidRDefault="001952BC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462" w:author="Microsoft Word" w:date="2023-12-06T16:30:00Z">
              <w:r w:rsidRPr="008E6C48">
                <w:rPr>
                  <w:rFonts w:ascii="Calibri" w:eastAsia="Calibri" w:hAnsi="Calibri" w:cs="Calibri"/>
                  <w:lang w:val="fr-CA"/>
                </w:rPr>
                <w:t>UML diagram</w:t>
              </w:r>
            </w:ins>
          </w:p>
        </w:tc>
      </w:tr>
    </w:tbl>
    <w:p w14:paraId="0BF04F09" w14:textId="0DEC90F2" w:rsidR="00634487" w:rsidRDefault="00634487">
      <w:pPr>
        <w:pStyle w:val="Heading"/>
        <w:widowControl w:val="0"/>
        <w:rPr>
          <w:sz w:val="32"/>
          <w:rPrChange w:id="463" w:author="Microsoft Word" w:date="2023-12-06T16:30:00Z">
            <w:rPr>
              <w:lang w:val="fr-CA" w:eastAsia="en-US"/>
            </w:rPr>
          </w:rPrChange>
        </w:rPr>
        <w:pPrChange w:id="464" w:author="Microsoft Word" w:date="2023-12-06T16:30:00Z">
          <w:pPr/>
        </w:pPrChange>
      </w:pPr>
    </w:p>
    <w:p w14:paraId="0F38E25F" w14:textId="391576D1" w:rsidR="00634487" w:rsidRDefault="00634487">
      <w:pPr>
        <w:pStyle w:val="Body"/>
        <w:rPr>
          <w:rPrChange w:id="465" w:author="Microsoft Word" w:date="2023-12-06T16:30:00Z">
            <w:rPr>
              <w:lang w:val="fr-CA" w:eastAsia="en-US"/>
            </w:rPr>
          </w:rPrChange>
        </w:rPr>
        <w:pPrChange w:id="466" w:author="Microsoft Word" w:date="2023-12-06T16:30:00Z">
          <w:pPr/>
        </w:pPrChange>
      </w:pPr>
    </w:p>
    <w:tbl>
      <w:tblPr>
        <w:tblW w:w="45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  <w:tblPrChange w:id="467" w:author="Microsoft Word" w:date="2023-12-06T16:30:00Z">
          <w:tblPr>
            <w:tblW w:w="9985" w:type="dxa"/>
            <w:tblLook w:val="04A0" w:firstRow="1" w:lastRow="0" w:firstColumn="1" w:lastColumn="0" w:noHBand="0" w:noVBand="1"/>
          </w:tblPr>
        </w:tblPrChange>
      </w:tblPr>
      <w:tblGrid>
        <w:gridCol w:w="1526"/>
        <w:gridCol w:w="1527"/>
        <w:gridCol w:w="1527"/>
        <w:tblGridChange w:id="468">
          <w:tblGrid>
            <w:gridCol w:w="2500"/>
            <w:gridCol w:w="3345"/>
            <w:gridCol w:w="4140"/>
          </w:tblGrid>
        </w:tblGridChange>
      </w:tblGrid>
      <w:tr w:rsidR="00414E31" w:rsidRPr="008E6C48" w14:paraId="26FB1445" w14:textId="6533764A">
        <w:trPr>
          <w:trHeight w:val="250"/>
          <w:trPrChange w:id="469" w:author="Microsoft Word" w:date="2023-12-06T16:30:00Z">
            <w:trPr>
              <w:trHeight w:val="288"/>
            </w:trPr>
          </w:trPrChange>
        </w:trPr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70" w:author="Microsoft Word" w:date="2023-12-06T16:30:00Z">
              <w:tcPr>
                <w:tcW w:w="250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7B3068" w14:textId="496F729E" w:rsidR="00414E31" w:rsidRPr="008E6C48" w:rsidRDefault="00414E31" w:rsidP="001E7354">
            <w:pPr>
              <w:jc w:val="center"/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71" w:author="Microsoft Word" w:date="2023-12-06T16:30:00Z">
              <w:tcPr>
                <w:tcW w:w="33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F9E4CF4" w14:textId="367B470B" w:rsidR="00414E31" w:rsidRDefault="00414E31">
            <w:pPr>
              <w:pStyle w:val="Body"/>
              <w:jc w:val="center"/>
              <w:rPr>
                <w:rPrChange w:id="472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73" w:author="Microsoft Word" w:date="2023-12-06T16:30:00Z">
                <w:pPr>
                  <w:jc w:val="center"/>
                </w:pPr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74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 xml:space="preserve">Livrable </w:t>
            </w:r>
            <w:del w:id="475" w:author="Microsoft Word" w:date="2023-12-06T16:30:00Z">
              <w:r w:rsidR="008E6C48"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2</w:delText>
              </w:r>
            </w:del>
            <w:ins w:id="476" w:author="Microsoft Word" w:date="2023-12-06T16:30:00Z">
              <w:r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t>3</w:t>
              </w:r>
            </w:ins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77" w:author="Microsoft Word" w:date="2023-12-06T16:30:00Z">
              <w:tcPr>
                <w:tcW w:w="4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24DDD69" w14:textId="208463C9" w:rsidR="00414E31" w:rsidRPr="008E6C48" w:rsidRDefault="00414E31" w:rsidP="001E7354">
            <w:pPr>
              <w:jc w:val="center"/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478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Livrable 4</w:t>
              </w:r>
            </w:ins>
          </w:p>
        </w:tc>
      </w:tr>
      <w:tr w:rsidR="00414E31" w:rsidRPr="008E6C48" w14:paraId="1EA58334" w14:textId="401B4BF4">
        <w:trPr>
          <w:trHeight w:val="250"/>
          <w:trPrChange w:id="479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80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94556A3" w14:textId="77777777" w:rsidR="00414E31" w:rsidRDefault="00414E31">
            <w:pPr>
              <w:pStyle w:val="Body"/>
              <w:jc w:val="center"/>
              <w:rPr>
                <w:rPrChange w:id="481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82" w:author="Microsoft Word" w:date="2023-12-06T16:30:00Z">
                <w:pPr>
                  <w:jc w:val="center"/>
                </w:pPr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83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Nom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84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196E33" w14:textId="4B851553" w:rsidR="00414E31" w:rsidRDefault="00414E31">
            <w:pPr>
              <w:pStyle w:val="Body"/>
              <w:jc w:val="center"/>
              <w:rPr>
                <w:rPrChange w:id="485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86" w:author="Microsoft Word" w:date="2023-12-06T16:30:00Z">
                <w:pPr>
                  <w:jc w:val="center"/>
                </w:pPr>
              </w:pPrChange>
            </w:pPr>
            <w:r>
              <w:rPr>
                <w:rFonts w:ascii="Calibri" w:hAnsi="Calibri"/>
                <w:spacing w:val="0"/>
                <w:kern w:val="0"/>
                <w:rPrChange w:id="487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C</w:t>
            </w:r>
            <w:r>
              <w:rPr>
                <w:rFonts w:ascii="Calibri" w:hAnsi="Calibri"/>
                <w:spacing w:val="0"/>
                <w:kern w:val="0"/>
                <w:lang w:val="en-US"/>
                <w:rPrChange w:id="488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ontribution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89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14:paraId="723DA8BA" w14:textId="5CFEB9AA" w:rsidR="00414E31" w:rsidRPr="008E6C48" w:rsidRDefault="00414E31" w:rsidP="00414E31">
            <w:pPr>
              <w:jc w:val="center"/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490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Contribution</w:t>
              </w:r>
            </w:ins>
          </w:p>
        </w:tc>
      </w:tr>
      <w:tr w:rsidR="00414E31" w:rsidRPr="008E6C48" w14:paraId="10D1F996" w14:textId="112F80FA">
        <w:trPr>
          <w:trHeight w:val="250"/>
          <w:trPrChange w:id="491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92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EA73237" w14:textId="77777777" w:rsidR="00414E31" w:rsidRDefault="00414E31">
            <w:pPr>
              <w:pStyle w:val="Body"/>
              <w:rPr>
                <w:rPrChange w:id="493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494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95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William Mallette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96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265FE1C" w14:textId="32614E0F" w:rsidR="00414E31" w:rsidRPr="008E6C48" w:rsidRDefault="008E6C48" w:rsidP="000F1EBB">
            <w:pPr>
              <w:rPr>
                <w:ins w:id="497" w:author="Microsoft Word" w:date="2023-12-06T16:30:00Z"/>
                <w:rFonts w:ascii="Calibri" w:eastAsia="Times New Roman" w:hAnsi="Calibri" w:cs="Calibri"/>
                <w:szCs w:val="22"/>
                <w:lang w:val="fr-CA" w:eastAsia="zh-CN"/>
              </w:rPr>
            </w:pPr>
            <w:del w:id="498" w:author="Microsoft Word" w:date="2023-12-06T16:30:00Z">
              <w:r>
                <w:rPr>
                  <w:rFonts w:ascii="Calibri" w:eastAsia="Calibri" w:hAnsi="Calibri" w:cs="Calibri"/>
                </w:rPr>
                <w:delText> </w:delText>
              </w:r>
            </w:del>
            <w:ins w:id="499" w:author="Microsoft Word" w:date="2023-12-06T16:30:00Z">
              <w:r w:rsidR="00414E31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Capacité de modifier le profil de la succursale</w:t>
              </w:r>
            </w:ins>
          </w:p>
          <w:p w14:paraId="7F3E3707" w14:textId="27BAEC7F" w:rsidR="00414E31" w:rsidRDefault="00BD40B1">
            <w:pPr>
              <w:pStyle w:val="Body"/>
              <w:rPr>
                <w:rPrChange w:id="500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501" w:author="Microsoft Word" w:date="2023-12-06T16:30:00Z">
                <w:pPr/>
              </w:pPrChange>
            </w:pPr>
            <w:ins w:id="502" w:author="Microsoft Word" w:date="2023-12-06T16:30:00Z">
              <w:r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t xml:space="preserve">Capacité d’approuver ou rejeter des </w:t>
              </w:r>
              <w:r w:rsidR="00AB26C6"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t>demandes de service</w:t>
              </w:r>
              <w:r w:rsidR="007F5BF4"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br/>
                <w:t>Introduction du PlantUML pour faciliter la création des diagrammes</w:t>
              </w:r>
            </w:ins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03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46F89123" w14:textId="0D365658" w:rsidR="00414E31" w:rsidRPr="008E6C48" w:rsidRDefault="00707F54" w:rsidP="000F1EBB">
            <w:pPr>
              <w:rPr>
                <w:ins w:id="504" w:author="Microsoft Word" w:date="2023-12-06T16:30:00Z"/>
                <w:rFonts w:ascii="Calibri" w:eastAsia="Times New Roman" w:hAnsi="Calibri" w:cs="Calibri"/>
                <w:szCs w:val="22"/>
                <w:lang w:val="fr-CA" w:eastAsia="zh-CN"/>
              </w:rPr>
            </w:pPr>
            <w:ins w:id="505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Création et optimisation de CompleteBranch pour faciliter la recherche des succursales</w:t>
              </w:r>
            </w:ins>
          </w:p>
          <w:p w14:paraId="6673BF6C" w14:textId="5F423E33" w:rsidR="00707F54" w:rsidRPr="008E6C48" w:rsidRDefault="00C3058A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506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 xml:space="preserve">Capacité de remplir </w:t>
              </w:r>
              <w:r w:rsidR="00A57892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 xml:space="preserve">les demandes de </w:t>
              </w:r>
              <w:r w:rsidR="00842ACB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service</w:t>
              </w:r>
              <w:r w:rsidR="00842ACB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br/>
              </w:r>
              <w:r w:rsidR="009B3D88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 xml:space="preserve">Perfection </w:t>
              </w:r>
              <w:r w:rsidR="000F1EBB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des algorithmes de recherche</w:t>
              </w:r>
              <w:r w:rsidR="000F1EBB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br/>
                <w:t>Édition de la présentation et du rapport</w:t>
              </w:r>
            </w:ins>
          </w:p>
        </w:tc>
      </w:tr>
      <w:tr w:rsidR="00414E31" w:rsidRPr="008E6C48" w14:paraId="03F737CB" w14:textId="422F4844">
        <w:trPr>
          <w:trHeight w:val="250"/>
          <w:trPrChange w:id="507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08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260B4A6" w14:textId="77777777" w:rsidR="00414E31" w:rsidRDefault="00414E31">
            <w:pPr>
              <w:pStyle w:val="Body"/>
              <w:rPr>
                <w:rPrChange w:id="509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510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511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Andy How Hok Hium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12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2FF373F" w14:textId="59FC5FDA" w:rsidR="00414E31" w:rsidRDefault="008E6C48">
            <w:pPr>
              <w:pStyle w:val="Body"/>
              <w:rPr>
                <w:rPrChange w:id="513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514" w:author="Microsoft Word" w:date="2023-12-06T16:30:00Z">
                <w:pPr/>
              </w:pPrChange>
            </w:pPr>
            <w:del w:id="515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Test unitaire</w:delText>
              </w:r>
            </w:del>
            <w:ins w:id="516" w:author="Microsoft Word" w:date="2023-12-06T16:30:00Z">
              <w:r w:rsidR="00414E31"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t> </w:t>
              </w:r>
            </w:ins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17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AF4344E" w14:textId="3987DFDA" w:rsidR="00414E31" w:rsidRPr="008E6C48" w:rsidRDefault="002F5E16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518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Redaction rapport</w:t>
              </w:r>
            </w:ins>
          </w:p>
        </w:tc>
      </w:tr>
      <w:tr w:rsidR="00414E31" w:rsidRPr="008E6C48" w14:paraId="6356A284" w14:textId="65A46219">
        <w:trPr>
          <w:trHeight w:val="250"/>
          <w:trPrChange w:id="519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20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E241A4C" w14:textId="77777777" w:rsidR="00414E31" w:rsidRDefault="00414E31">
            <w:pPr>
              <w:pStyle w:val="Body"/>
              <w:rPr>
                <w:rPrChange w:id="521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522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523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Chenliwei Zhou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24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A11AE41" w14:textId="77777777" w:rsidR="00414E31" w:rsidRDefault="00414E31">
            <w:pPr>
              <w:pStyle w:val="Body"/>
              <w:rPr>
                <w:rPrChange w:id="525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526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527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 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28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E544C52" w14:textId="77777777" w:rsidR="00414E31" w:rsidRPr="008E6C48" w:rsidRDefault="00414E31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</w:p>
        </w:tc>
      </w:tr>
      <w:tr w:rsidR="00414E31" w:rsidRPr="008E6C48" w14:paraId="7C2E5AAD" w14:textId="2C2FAED2">
        <w:trPr>
          <w:trHeight w:val="490"/>
          <w:trPrChange w:id="529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30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DA596EB" w14:textId="77777777" w:rsidR="00414E31" w:rsidRDefault="00414E31">
            <w:pPr>
              <w:pStyle w:val="Body"/>
              <w:rPr>
                <w:rPrChange w:id="531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532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533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Javisen Katherasa Pillay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34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9B7D9B" w14:textId="77777777" w:rsidR="00414E31" w:rsidRDefault="00414E31">
            <w:pPr>
              <w:pStyle w:val="Body"/>
              <w:rPr>
                <w:rPrChange w:id="535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536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537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 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38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C52715A" w14:textId="77777777" w:rsidR="00414E31" w:rsidRPr="008E6C48" w:rsidRDefault="00414E31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</w:p>
        </w:tc>
      </w:tr>
      <w:tr w:rsidR="00414E31" w:rsidRPr="008E6C48" w14:paraId="1612FFD0" w14:textId="52B76E9A">
        <w:trPr>
          <w:trHeight w:val="250"/>
          <w:trPrChange w:id="539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40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59A7F8" w14:textId="77777777" w:rsidR="00414E31" w:rsidRDefault="00414E31">
            <w:pPr>
              <w:pStyle w:val="Body"/>
              <w:rPr>
                <w:rPrChange w:id="541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542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543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t>Penghao Yuan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44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F8D9828" w14:textId="41F61632" w:rsidR="00414E31" w:rsidRDefault="008E6C48">
            <w:pPr>
              <w:pStyle w:val="Body"/>
              <w:rPr>
                <w:rPrChange w:id="545" w:author="Microsoft Word" w:date="2023-12-06T16:30:00Z">
                  <w:rPr>
                    <w:rFonts w:ascii="Calibri" w:eastAsia="Times New Roman" w:hAnsi="Calibri" w:cs="Calibri"/>
                    <w:spacing w:val="0"/>
                    <w:kern w:val="0"/>
                    <w:szCs w:val="22"/>
                    <w:lang w:val="fr-CA" w:eastAsia="zh-CN"/>
                  </w:rPr>
                </w:rPrChange>
              </w:rPr>
              <w:pPrChange w:id="546" w:author="Microsoft Word" w:date="2023-12-06T16:30:00Z">
                <w:pPr/>
              </w:pPrChange>
            </w:pPr>
            <w:del w:id="547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  <w:r w:rsidR="00D342D0">
              <w:rPr>
                <w:rFonts w:ascii="Calibri" w:hAnsi="Calibri"/>
                <w:spacing w:val="0"/>
                <w:kern w:val="0"/>
                <w:lang w:val="en-US"/>
                <w:rPrChange w:id="548" w:author="Microsoft Word" w:date="2023-12-06T16:30:00Z">
                  <w:rPr>
                    <w:rFonts w:ascii="Calibri" w:eastAsia="Calibri" w:hAnsi="Calibri" w:cs="Calibri"/>
                    <w:spacing w:val="0"/>
                    <w:kern w:val="0"/>
                    <w:lang w:val="fr-CA"/>
                  </w:rPr>
                </w:rPrChange>
              </w:rPr>
              <w:t>UML diagram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49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21AF876" w14:textId="143D77A4" w:rsidR="00414E31" w:rsidRPr="008E6C48" w:rsidRDefault="004A6957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550" w:author="Microsoft Word" w:date="2023-12-06T16:30:00Z">
              <w:r w:rsidRPr="008E6C48">
                <w:rPr>
                  <w:rFonts w:ascii="Calibri" w:eastAsia="Calibri" w:hAnsi="Calibri" w:cs="Calibri"/>
                  <w:lang w:val="fr-CA"/>
                </w:rPr>
                <w:t>UML diagram, Capacité de remplir les informations et documents requis et soumettre la demande de service</w:t>
              </w:r>
            </w:ins>
          </w:p>
        </w:tc>
      </w:tr>
    </w:tbl>
    <w:p w14:paraId="2243BA9D" w14:textId="77777777" w:rsidR="00D2136D" w:rsidRDefault="00D2136D">
      <w:pPr>
        <w:pStyle w:val="Body"/>
        <w:widowControl w:val="0"/>
        <w:rPr>
          <w:rPrChange w:id="551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pPrChange w:id="552" w:author="Microsoft Word" w:date="2023-12-06T16:30:00Z">
          <w:pPr>
            <w:pStyle w:val="Heading1"/>
          </w:pPr>
        </w:pPrChange>
      </w:pPr>
      <w:bookmarkStart w:id="553" w:name="_Toc152753071"/>
    </w:p>
    <w:p w14:paraId="18BE5A80" w14:textId="77777777" w:rsidR="009645C3" w:rsidRDefault="009645C3">
      <w:pPr>
        <w:pStyle w:val="Body"/>
        <w:rPr>
          <w:del w:id="554" w:author="Microsoft Word" w:date="2023-12-06T16:30:00Z"/>
        </w:rPr>
      </w:pPr>
    </w:p>
    <w:p w14:paraId="59A2AE46" w14:textId="77777777" w:rsidR="009645C3" w:rsidRDefault="008E6C48">
      <w:pPr>
        <w:pStyle w:val="Body"/>
        <w:rPr>
          <w:del w:id="555" w:author="Microsoft Word" w:date="2023-12-06T16:30:00Z"/>
        </w:rPr>
      </w:pPr>
      <w:del w:id="556" w:author="Microsoft Word" w:date="2023-12-06T16:30:00Z">
        <w:r>
          <w:br w:type="page"/>
        </w:r>
      </w:del>
    </w:p>
    <w:p w14:paraId="5104A219" w14:textId="77777777" w:rsidR="009645C3" w:rsidRDefault="009645C3">
      <w:pPr>
        <w:pStyle w:val="Body"/>
        <w:rPr>
          <w:del w:id="557" w:author="Microsoft Word" w:date="2023-12-06T16:30:00Z"/>
        </w:rPr>
      </w:pPr>
    </w:p>
    <w:tbl>
      <w:tblPr>
        <w:tblW w:w="45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00"/>
        <w:gridCol w:w="2080"/>
      </w:tblGrid>
      <w:tr w:rsidR="009645C3" w14:paraId="4EA566A7" w14:textId="77777777">
        <w:trPr>
          <w:trHeight w:val="250"/>
          <w:del w:id="558" w:author="Microsoft Word" w:date="2023-12-06T16:30:00Z"/>
        </w:trPr>
        <w:tc>
          <w:tcPr>
            <w:tcW w:w="45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CB7DC9" w14:textId="77777777" w:rsidR="009645C3" w:rsidRDefault="008E6C48">
            <w:pPr>
              <w:pStyle w:val="Body"/>
              <w:jc w:val="center"/>
              <w:rPr>
                <w:del w:id="559" w:author="Microsoft Word" w:date="2023-12-06T16:30:00Z"/>
              </w:rPr>
            </w:pPr>
            <w:del w:id="560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Livrable 3</w:delText>
              </w:r>
            </w:del>
          </w:p>
        </w:tc>
      </w:tr>
      <w:tr w:rsidR="009645C3" w14:paraId="5F4411DF" w14:textId="77777777">
        <w:trPr>
          <w:trHeight w:val="250"/>
          <w:del w:id="561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5FFE51" w14:textId="77777777" w:rsidR="009645C3" w:rsidRDefault="008E6C48">
            <w:pPr>
              <w:pStyle w:val="Body"/>
              <w:jc w:val="center"/>
              <w:rPr>
                <w:del w:id="562" w:author="Microsoft Word" w:date="2023-12-06T16:30:00Z"/>
              </w:rPr>
            </w:pPr>
            <w:del w:id="563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Nom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AC479D" w14:textId="77777777" w:rsidR="009645C3" w:rsidRDefault="008E6C48">
            <w:pPr>
              <w:pStyle w:val="Body"/>
              <w:jc w:val="center"/>
              <w:rPr>
                <w:del w:id="564" w:author="Microsoft Word" w:date="2023-12-06T16:30:00Z"/>
              </w:rPr>
            </w:pPr>
            <w:del w:id="565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</w:rPr>
                <w:delText>C</w:delText>
              </w:r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ontribution</w:delText>
              </w:r>
            </w:del>
          </w:p>
        </w:tc>
      </w:tr>
      <w:tr w:rsidR="009645C3" w14:paraId="25F8609E" w14:textId="77777777">
        <w:trPr>
          <w:trHeight w:val="250"/>
          <w:del w:id="566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16E8EEC" w14:textId="77777777" w:rsidR="009645C3" w:rsidRDefault="008E6C48">
            <w:pPr>
              <w:pStyle w:val="Body"/>
              <w:rPr>
                <w:del w:id="567" w:author="Microsoft Word" w:date="2023-12-06T16:30:00Z"/>
              </w:rPr>
            </w:pPr>
            <w:del w:id="568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William Mallette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96DD7B1" w14:textId="77777777" w:rsidR="009645C3" w:rsidRDefault="008E6C48">
            <w:pPr>
              <w:pStyle w:val="Body"/>
              <w:rPr>
                <w:del w:id="569" w:author="Microsoft Word" w:date="2023-12-06T16:30:00Z"/>
              </w:rPr>
            </w:pPr>
            <w:del w:id="570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5360DB86" w14:textId="77777777">
        <w:trPr>
          <w:trHeight w:val="250"/>
          <w:del w:id="571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49F5388" w14:textId="77777777" w:rsidR="009645C3" w:rsidRDefault="008E6C48">
            <w:pPr>
              <w:pStyle w:val="Body"/>
              <w:rPr>
                <w:del w:id="572" w:author="Microsoft Word" w:date="2023-12-06T16:30:00Z"/>
              </w:rPr>
            </w:pPr>
            <w:del w:id="573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Andy How Hok Hium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F5462D9" w14:textId="77777777" w:rsidR="009645C3" w:rsidRDefault="008E6C48">
            <w:pPr>
              <w:pStyle w:val="Body"/>
              <w:rPr>
                <w:del w:id="574" w:author="Microsoft Word" w:date="2023-12-06T16:30:00Z"/>
              </w:rPr>
            </w:pPr>
            <w:del w:id="575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3C269815" w14:textId="77777777">
        <w:trPr>
          <w:trHeight w:val="250"/>
          <w:del w:id="576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5D28277" w14:textId="77777777" w:rsidR="009645C3" w:rsidRDefault="008E6C48">
            <w:pPr>
              <w:pStyle w:val="Body"/>
              <w:rPr>
                <w:del w:id="577" w:author="Microsoft Word" w:date="2023-12-06T16:30:00Z"/>
              </w:rPr>
            </w:pPr>
            <w:del w:id="578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Chenliwei Zhou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7E3E074" w14:textId="77777777" w:rsidR="009645C3" w:rsidRDefault="008E6C48">
            <w:pPr>
              <w:pStyle w:val="Body"/>
              <w:rPr>
                <w:del w:id="579" w:author="Microsoft Word" w:date="2023-12-06T16:30:00Z"/>
              </w:rPr>
            </w:pPr>
            <w:del w:id="580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552B14F5" w14:textId="77777777">
        <w:trPr>
          <w:trHeight w:val="490"/>
          <w:del w:id="581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FA54495" w14:textId="77777777" w:rsidR="009645C3" w:rsidRDefault="008E6C48">
            <w:pPr>
              <w:pStyle w:val="Body"/>
              <w:rPr>
                <w:del w:id="582" w:author="Microsoft Word" w:date="2023-12-06T16:30:00Z"/>
              </w:rPr>
            </w:pPr>
            <w:del w:id="583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Javisen Katherasa Pillay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244D1A1" w14:textId="77777777" w:rsidR="009645C3" w:rsidRDefault="008E6C48">
            <w:pPr>
              <w:pStyle w:val="Body"/>
              <w:rPr>
                <w:del w:id="584" w:author="Microsoft Word" w:date="2023-12-06T16:30:00Z"/>
              </w:rPr>
            </w:pPr>
            <w:del w:id="585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77842BDF" w14:textId="77777777">
        <w:trPr>
          <w:trHeight w:val="250"/>
          <w:del w:id="586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0CFE46D" w14:textId="77777777" w:rsidR="009645C3" w:rsidRDefault="008E6C48">
            <w:pPr>
              <w:pStyle w:val="Body"/>
              <w:rPr>
                <w:del w:id="587" w:author="Microsoft Word" w:date="2023-12-06T16:30:00Z"/>
              </w:rPr>
            </w:pPr>
            <w:del w:id="588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Penghao Yuan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27B193D" w14:textId="77777777" w:rsidR="009645C3" w:rsidRDefault="008E6C48">
            <w:pPr>
              <w:pStyle w:val="Body"/>
              <w:rPr>
                <w:del w:id="589" w:author="Microsoft Word" w:date="2023-12-06T16:30:00Z"/>
              </w:rPr>
            </w:pPr>
            <w:del w:id="590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UML diagram</w:delText>
              </w:r>
            </w:del>
          </w:p>
        </w:tc>
      </w:tr>
    </w:tbl>
    <w:p w14:paraId="24940DD0" w14:textId="77777777" w:rsidR="009645C3" w:rsidRDefault="009645C3">
      <w:pPr>
        <w:pStyle w:val="Body"/>
        <w:widowControl w:val="0"/>
        <w:rPr>
          <w:del w:id="591" w:author="Microsoft Word" w:date="2023-12-06T16:30:00Z"/>
        </w:rPr>
      </w:pPr>
    </w:p>
    <w:p w14:paraId="5EE2AB85" w14:textId="77777777" w:rsidR="009645C3" w:rsidRDefault="009645C3">
      <w:pPr>
        <w:pStyle w:val="Body"/>
        <w:rPr>
          <w:del w:id="592" w:author="Microsoft Word" w:date="2023-12-06T16:30:00Z"/>
        </w:rPr>
      </w:pPr>
    </w:p>
    <w:tbl>
      <w:tblPr>
        <w:tblW w:w="45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00"/>
        <w:gridCol w:w="2080"/>
      </w:tblGrid>
      <w:tr w:rsidR="009645C3" w14:paraId="40F6DA4C" w14:textId="77777777">
        <w:trPr>
          <w:trHeight w:val="250"/>
          <w:del w:id="593" w:author="Microsoft Word" w:date="2023-12-06T16:30:00Z"/>
        </w:trPr>
        <w:tc>
          <w:tcPr>
            <w:tcW w:w="45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DAE7AE" w14:textId="77777777" w:rsidR="009645C3" w:rsidRDefault="008E6C48">
            <w:pPr>
              <w:pStyle w:val="Body"/>
              <w:jc w:val="center"/>
              <w:rPr>
                <w:del w:id="594" w:author="Microsoft Word" w:date="2023-12-06T16:30:00Z"/>
              </w:rPr>
            </w:pPr>
            <w:del w:id="595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Livrable 4</w:delText>
              </w:r>
            </w:del>
          </w:p>
        </w:tc>
      </w:tr>
      <w:tr w:rsidR="009645C3" w14:paraId="057201F1" w14:textId="77777777">
        <w:trPr>
          <w:trHeight w:val="250"/>
          <w:del w:id="596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217883" w14:textId="77777777" w:rsidR="009645C3" w:rsidRDefault="008E6C48">
            <w:pPr>
              <w:pStyle w:val="Body"/>
              <w:jc w:val="center"/>
              <w:rPr>
                <w:del w:id="597" w:author="Microsoft Word" w:date="2023-12-06T16:30:00Z"/>
              </w:rPr>
            </w:pPr>
            <w:del w:id="598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Nom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1930CC" w14:textId="77777777" w:rsidR="009645C3" w:rsidRDefault="008E6C48">
            <w:pPr>
              <w:pStyle w:val="Body"/>
              <w:jc w:val="center"/>
              <w:rPr>
                <w:del w:id="599" w:author="Microsoft Word" w:date="2023-12-06T16:30:00Z"/>
              </w:rPr>
            </w:pPr>
            <w:del w:id="600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</w:rPr>
                <w:delText>C</w:delText>
              </w:r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ontribution</w:delText>
              </w:r>
            </w:del>
          </w:p>
        </w:tc>
      </w:tr>
      <w:tr w:rsidR="009645C3" w14:paraId="773509EE" w14:textId="77777777">
        <w:trPr>
          <w:trHeight w:val="250"/>
          <w:del w:id="601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1C12989" w14:textId="77777777" w:rsidR="009645C3" w:rsidRDefault="008E6C48">
            <w:pPr>
              <w:pStyle w:val="Body"/>
              <w:rPr>
                <w:del w:id="602" w:author="Microsoft Word" w:date="2023-12-06T16:30:00Z"/>
              </w:rPr>
            </w:pPr>
            <w:del w:id="603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William Mallette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A631BF9" w14:textId="77777777" w:rsidR="009645C3" w:rsidRDefault="008E6C48">
            <w:pPr>
              <w:pStyle w:val="Body"/>
              <w:rPr>
                <w:del w:id="604" w:author="Microsoft Word" w:date="2023-12-06T16:30:00Z"/>
              </w:rPr>
            </w:pPr>
            <w:del w:id="605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313EE367" w14:textId="77777777">
        <w:trPr>
          <w:trHeight w:val="250"/>
          <w:del w:id="606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8CAE493" w14:textId="77777777" w:rsidR="009645C3" w:rsidRDefault="008E6C48">
            <w:pPr>
              <w:pStyle w:val="Body"/>
              <w:rPr>
                <w:del w:id="607" w:author="Microsoft Word" w:date="2023-12-06T16:30:00Z"/>
              </w:rPr>
            </w:pPr>
            <w:del w:id="608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Andy How Hok Hium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AAFB1A5" w14:textId="77777777" w:rsidR="009645C3" w:rsidRDefault="008E6C48">
            <w:pPr>
              <w:pStyle w:val="Body"/>
              <w:rPr>
                <w:del w:id="609" w:author="Microsoft Word" w:date="2023-12-06T16:30:00Z"/>
              </w:rPr>
            </w:pPr>
            <w:del w:id="610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Redaction rapport</w:delText>
              </w:r>
            </w:del>
          </w:p>
        </w:tc>
      </w:tr>
      <w:tr w:rsidR="009645C3" w14:paraId="044AD69B" w14:textId="77777777">
        <w:trPr>
          <w:trHeight w:val="250"/>
          <w:del w:id="611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4A6C5CD" w14:textId="77777777" w:rsidR="009645C3" w:rsidRDefault="008E6C48">
            <w:pPr>
              <w:pStyle w:val="Body"/>
              <w:rPr>
                <w:del w:id="612" w:author="Microsoft Word" w:date="2023-12-06T16:30:00Z"/>
              </w:rPr>
            </w:pPr>
            <w:del w:id="613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Chenliwei Zhou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CFF2C15" w14:textId="77777777" w:rsidR="009645C3" w:rsidRDefault="008E6C48">
            <w:pPr>
              <w:pStyle w:val="Body"/>
              <w:rPr>
                <w:del w:id="614" w:author="Microsoft Word" w:date="2023-12-06T16:30:00Z"/>
              </w:rPr>
            </w:pPr>
            <w:del w:id="615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0D57C130" w14:textId="77777777">
        <w:trPr>
          <w:trHeight w:val="490"/>
          <w:del w:id="616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617BBE5" w14:textId="77777777" w:rsidR="009645C3" w:rsidRDefault="008E6C48">
            <w:pPr>
              <w:pStyle w:val="Body"/>
              <w:rPr>
                <w:del w:id="617" w:author="Microsoft Word" w:date="2023-12-06T16:30:00Z"/>
              </w:rPr>
            </w:pPr>
            <w:del w:id="618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Javisen Katherasa Pillay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79013E4" w14:textId="77777777" w:rsidR="009645C3" w:rsidRDefault="008E6C48">
            <w:pPr>
              <w:pStyle w:val="Body"/>
              <w:rPr>
                <w:del w:id="619" w:author="Microsoft Word" w:date="2023-12-06T16:30:00Z"/>
              </w:rPr>
            </w:pPr>
            <w:del w:id="620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3CEDCB1F" w14:textId="77777777">
        <w:trPr>
          <w:trHeight w:val="1930"/>
          <w:del w:id="621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A9AFA1E" w14:textId="77777777" w:rsidR="009645C3" w:rsidRDefault="008E6C48">
            <w:pPr>
              <w:pStyle w:val="Body"/>
              <w:rPr>
                <w:del w:id="622" w:author="Microsoft Word" w:date="2023-12-06T16:30:00Z"/>
              </w:rPr>
            </w:pPr>
            <w:del w:id="623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Penghao Yuan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67A4D22" w14:textId="77777777" w:rsidR="009645C3" w:rsidRDefault="008E6C48">
            <w:pPr>
              <w:pStyle w:val="Body"/>
              <w:rPr>
                <w:del w:id="624" w:author="Microsoft Word" w:date="2023-12-06T16:30:00Z"/>
              </w:rPr>
            </w:pPr>
            <w:del w:id="625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 xml:space="preserve"> UML diagram, Capacité de remplir les informations et documents requis et soumettre la demande de </w:delText>
              </w:r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service</w:delText>
              </w:r>
            </w:del>
          </w:p>
        </w:tc>
      </w:tr>
    </w:tbl>
    <w:p w14:paraId="09963FD4" w14:textId="77777777" w:rsidR="009645C3" w:rsidRDefault="009645C3">
      <w:pPr>
        <w:pStyle w:val="Body"/>
        <w:widowControl w:val="0"/>
        <w:rPr>
          <w:del w:id="626" w:author="Microsoft Word" w:date="2023-12-06T16:30:00Z"/>
        </w:rPr>
      </w:pPr>
    </w:p>
    <w:p w14:paraId="641B5A24" w14:textId="77777777" w:rsidR="009645C3" w:rsidRDefault="009645C3">
      <w:pPr>
        <w:pStyle w:val="Body"/>
        <w:rPr>
          <w:del w:id="627" w:author="Microsoft Word" w:date="2023-12-06T16:30:00Z"/>
        </w:rPr>
      </w:pPr>
    </w:p>
    <w:p w14:paraId="085E04C7" w14:textId="77777777" w:rsidR="009645C3" w:rsidRDefault="009645C3">
      <w:pPr>
        <w:pStyle w:val="Heading"/>
        <w:rPr>
          <w:del w:id="628" w:author="Microsoft Word" w:date="2023-12-06T16:30:00Z"/>
          <w:lang w:val="fr-FR"/>
        </w:rPr>
      </w:pPr>
    </w:p>
    <w:p w14:paraId="065EA404" w14:textId="77777777" w:rsidR="00D2136D" w:rsidRPr="008E6C48" w:rsidRDefault="00D2136D">
      <w:pPr>
        <w:rPr>
          <w:ins w:id="629" w:author="Microsoft Word" w:date="2023-12-06T16:30:00Z"/>
          <w:rFonts w:ascii="Arial" w:eastAsia="MS Gothic" w:hAnsi="Arial" w:cs="Arial"/>
          <w:kern w:val="2"/>
          <w:sz w:val="32"/>
          <w:szCs w:val="32"/>
          <w:lang w:val="fr-CA"/>
        </w:rPr>
      </w:pPr>
      <w:ins w:id="630" w:author="Microsoft Word" w:date="2023-12-06T16:30:00Z">
        <w:r w:rsidRPr="008E6C48">
          <w:rPr>
            <w:rFonts w:cs="Arial"/>
            <w:sz w:val="32"/>
            <w:szCs w:val="32"/>
            <w:lang w:val="fr-CA"/>
          </w:rPr>
          <w:br w:type="page"/>
        </w:r>
      </w:ins>
    </w:p>
    <w:p w14:paraId="67EA5E8F" w14:textId="1B5AD308" w:rsidR="00DD4BD0" w:rsidRDefault="00DD4BD0">
      <w:pPr>
        <w:pStyle w:val="Heading"/>
        <w:rPr>
          <w:rPrChange w:id="631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pPrChange w:id="632" w:author="Microsoft Word" w:date="2023-12-06T16:30:00Z">
          <w:pPr>
            <w:pStyle w:val="Heading1"/>
          </w:pPr>
        </w:pPrChange>
      </w:pPr>
      <w:bookmarkStart w:id="633" w:name="_Toc4"/>
      <w:r>
        <w:rPr>
          <w:lang w:val="fr-FR"/>
          <w:rPrChange w:id="634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lastRenderedPageBreak/>
        <w:t>Captures d'</w:t>
      </w:r>
      <w:r w:rsidR="003412D4">
        <w:rPr>
          <w:lang w:val="fr-FR"/>
          <w:rPrChange w:id="635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t>écrans</w:t>
      </w:r>
      <w:r>
        <w:rPr>
          <w:lang w:val="fr-FR"/>
          <w:rPrChange w:id="636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t xml:space="preserve"> de </w:t>
      </w:r>
      <w:r w:rsidR="003412D4">
        <w:rPr>
          <w:lang w:val="fr-FR"/>
          <w:rPrChange w:id="637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t>notre application</w:t>
      </w:r>
      <w:r>
        <w:rPr>
          <w:lang w:val="fr-FR"/>
          <w:rPrChange w:id="638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t>:</w:t>
      </w:r>
      <w:bookmarkEnd w:id="553"/>
      <w:bookmarkEnd w:id="633"/>
    </w:p>
    <w:p w14:paraId="253A7C54" w14:textId="77777777" w:rsidR="00DD4BD0" w:rsidRDefault="00DD4BD0">
      <w:pPr>
        <w:pStyle w:val="Body"/>
        <w:rPr>
          <w:rFonts w:ascii="Arial" w:hAnsi="Arial"/>
          <w:sz w:val="24"/>
          <w:rPrChange w:id="639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pPrChange w:id="640" w:author="Microsoft Word" w:date="2023-12-06T16:30:00Z">
          <w:pPr/>
        </w:pPrChange>
      </w:pPr>
    </w:p>
    <w:p w14:paraId="4FC056F7" w14:textId="77777777" w:rsidR="00DD4BD0" w:rsidRDefault="00DD4BD0">
      <w:pPr>
        <w:pStyle w:val="Body"/>
        <w:rPr>
          <w:rFonts w:ascii="Arial" w:hAnsi="Arial"/>
          <w:sz w:val="24"/>
          <w:rPrChange w:id="641" w:author="Microsoft Word" w:date="2023-12-06T16:30:00Z">
            <w:rPr>
              <w:rFonts w:ascii="Arial" w:hAnsi="Arial" w:cs="Arial"/>
              <w:sz w:val="24"/>
              <w:szCs w:val="24"/>
              <w:lang w:val="fr-CA" w:eastAsia="en-US"/>
            </w:rPr>
          </w:rPrChange>
        </w:rPr>
        <w:pPrChange w:id="642" w:author="Microsoft Word" w:date="2023-12-06T16:30:00Z">
          <w:pPr/>
        </w:pPrChange>
      </w:pPr>
    </w:p>
    <w:p w14:paraId="69074259" w14:textId="77777777" w:rsidR="009645C3" w:rsidRDefault="008E6C48">
      <w:pPr>
        <w:pStyle w:val="Body"/>
        <w:rPr>
          <w:del w:id="643" w:author="Microsoft Word" w:date="2023-12-06T16:30:00Z"/>
          <w:rFonts w:ascii="Arial" w:eastAsia="Arial" w:hAnsi="Arial" w:cs="Arial"/>
        </w:rPr>
      </w:pPr>
      <w:del w:id="644" w:author="Microsoft Word" w:date="2023-12-06T16:30:00Z">
        <w:r>
          <w:rPr>
            <w:rFonts w:ascii="Arial" w:eastAsia="Arial" w:hAnsi="Arial" w:cs="Arial"/>
            <w:noProof/>
          </w:rPr>
          <w:drawing>
            <wp:inline distT="0" distB="0" distL="0" distR="0" wp14:anchorId="43F0DBFD" wp14:editId="0A344544">
              <wp:extent cx="1363955" cy="2992755"/>
              <wp:effectExtent l="0" t="0" r="0" b="0"/>
              <wp:docPr id="1073741841" name="Picture 1073741841" descr="Picture 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1" name="Picture 1" descr="Picture 1"/>
                      <pic:cNvPicPr>
                        <a:picLocks noChangeAspect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63955" cy="2992755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1251F8B4" wp14:editId="6DBED14D">
              <wp:extent cx="1372523" cy="2982595"/>
              <wp:effectExtent l="0" t="0" r="0" b="0"/>
              <wp:docPr id="1073741842" name="Picture 1073741842" descr="Picture 7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2" name="Picture 7" descr="Picture 7"/>
                      <pic:cNvPicPr>
                        <a:picLocks noChangeAspect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2523" cy="2982595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rFonts w:ascii="Arial" w:eastAsia="Arial" w:hAnsi="Arial" w:cs="Arial"/>
            <w:noProof/>
          </w:rPr>
          <w:drawing>
            <wp:inline distT="0" distB="0" distL="0" distR="0" wp14:anchorId="4C7074DA" wp14:editId="113FAF08">
              <wp:extent cx="1358900" cy="2991348"/>
              <wp:effectExtent l="0" t="0" r="0" b="0"/>
              <wp:docPr id="1073741843" name="Picture 1073741843" descr="Picture 15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3" name="Picture 15" descr="Picture 15"/>
                      <pic:cNvPicPr>
                        <a:picLocks noChangeAspect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8900" cy="2991348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532A8598" wp14:editId="21540132">
              <wp:extent cx="1377950" cy="2994393"/>
              <wp:effectExtent l="0" t="0" r="0" b="0"/>
              <wp:docPr id="1073741844" name="Picture 1073741844" descr="Picture 13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4" name="Picture 13" descr="Picture 13"/>
                      <pic:cNvPicPr>
                        <a:picLocks noChangeAspect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7950" cy="2994393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</w:del>
    </w:p>
    <w:p w14:paraId="56895029" w14:textId="77777777" w:rsidR="009645C3" w:rsidRDefault="008E6C48">
      <w:pPr>
        <w:pStyle w:val="Body"/>
        <w:rPr>
          <w:del w:id="645" w:author="Microsoft Word" w:date="2023-12-06T16:30:00Z"/>
        </w:rPr>
      </w:pPr>
      <w:del w:id="646" w:author="Microsoft Word" w:date="2023-12-06T16:30:00Z">
        <w:r>
          <w:delText> </w:delText>
        </w:r>
        <w:r>
          <w:rPr>
            <w:rFonts w:ascii="Arial" w:eastAsia="Arial" w:hAnsi="Arial" w:cs="Arial"/>
            <w:noProof/>
          </w:rPr>
          <w:drawing>
            <wp:inline distT="0" distB="0" distL="0" distR="0" wp14:anchorId="2EBEA100" wp14:editId="62333B90">
              <wp:extent cx="1346200" cy="2945349"/>
              <wp:effectExtent l="0" t="0" r="0" b="0"/>
              <wp:docPr id="1073741845" name="Picture 1073741845" descr="Picture 17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5" name="Picture 17" descr="Picture 17"/>
                      <pic:cNvPicPr>
                        <a:picLocks noChangeAspect="1"/>
                      </pic:cNvPicPr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46200" cy="2945349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rFonts w:ascii="Arial" w:eastAsia="Arial" w:hAnsi="Arial" w:cs="Arial"/>
            <w:noProof/>
          </w:rPr>
          <w:drawing>
            <wp:inline distT="0" distB="0" distL="0" distR="0" wp14:anchorId="6280F6DA" wp14:editId="088AE67C">
              <wp:extent cx="1352550" cy="2949849"/>
              <wp:effectExtent l="0" t="0" r="0" b="0"/>
              <wp:docPr id="1073741846" name="Picture 1073741846" descr="Picture 19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6" name="Picture 19" descr="Picture 19"/>
                      <pic:cNvPicPr>
                        <a:picLocks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2550" cy="2949849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53B8DBFE" wp14:editId="75DC7AE8">
              <wp:extent cx="1365250" cy="2973214"/>
              <wp:effectExtent l="0" t="0" r="0" b="0"/>
              <wp:docPr id="1073741847" name="Picture 1073741847" descr="Picture 2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7" name="Picture 21" descr="Picture 21"/>
                      <pic:cNvPicPr>
                        <a:picLocks noChangeAspect="1"/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65250" cy="2973214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26641C1B" wp14:editId="6996FB2B">
              <wp:extent cx="1346200" cy="2959915"/>
              <wp:effectExtent l="0" t="0" r="0" b="0"/>
              <wp:docPr id="1073741848" name="Picture 1073741848" descr="Picture 23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8" name="Picture 23" descr="Picture 23"/>
                      <pic:cNvPicPr>
                        <a:picLocks noChangeAspect="1"/>
                      </pic:cNvPicPr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46200" cy="2959915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</w:del>
    </w:p>
    <w:p w14:paraId="00B36B9A" w14:textId="6CD50A16" w:rsidR="00DD4BD0" w:rsidRPr="008E6C48" w:rsidRDefault="008E6C48" w:rsidP="00DD4BD0">
      <w:pPr>
        <w:rPr>
          <w:ins w:id="647" w:author="Microsoft Word" w:date="2023-12-06T16:30:00Z"/>
          <w:rFonts w:ascii="Arial" w:hAnsi="Arial" w:cs="Arial"/>
          <w:lang w:val="fr-CA"/>
        </w:rPr>
      </w:pPr>
      <w:del w:id="648" w:author="Microsoft Word" w:date="2023-12-06T16:30:00Z">
        <w:r>
          <w:delText> </w:delText>
        </w:r>
        <w:r>
          <w:rPr>
            <w:noProof/>
          </w:rPr>
          <w:drawing>
            <wp:inline distT="0" distB="0" distL="0" distR="0" wp14:anchorId="602E85C6" wp14:editId="73CEDF02">
              <wp:extent cx="1358595" cy="2940050"/>
              <wp:effectExtent l="0" t="0" r="0" b="0"/>
              <wp:docPr id="1073741849" name="Picture 1073741849" descr="Picture 25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9" name="Picture 25" descr="Picture 25"/>
                      <pic:cNvPicPr>
                        <a:picLocks noChangeAspect="1"/>
                      </pic:cNvPicPr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8595" cy="2940050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624E4703" wp14:editId="70071E85">
              <wp:extent cx="1325613" cy="2914650"/>
              <wp:effectExtent l="0" t="0" r="0" b="0"/>
              <wp:docPr id="1073741850" name="Picture 1073741850" descr="Picture 27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50" name="Picture 27" descr="Picture 27"/>
                      <pic:cNvPicPr>
                        <a:picLocks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25613" cy="2914650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5C2ACBC0" wp14:editId="70D77344">
              <wp:extent cx="1385596" cy="2933700"/>
              <wp:effectExtent l="0" t="0" r="0" b="0"/>
              <wp:docPr id="1073741851" name="Picture 1073741851" descr="Picture 29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51" name="Picture 29" descr="Picture 29"/>
                      <pic:cNvPicPr>
                        <a:picLocks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5596" cy="2933700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delText> </w:delText>
        </w:r>
        <w:r>
          <w:rPr>
            <w:noProof/>
          </w:rPr>
          <w:drawing>
            <wp:inline distT="0" distB="0" distL="0" distR="0" wp14:anchorId="146DF4D6" wp14:editId="59567667">
              <wp:extent cx="1355856" cy="2952750"/>
              <wp:effectExtent l="0" t="0" r="0" b="0"/>
              <wp:docPr id="1073741852" name="Picture 1073741852" descr="Picture 33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52" name="Picture 33" descr="Picture 33"/>
                      <pic:cNvPicPr>
                        <a:picLocks noChangeAspect="1"/>
                      </pic:cNvPicPr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5856" cy="2952750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</w:del>
      <w:ins w:id="649" w:author="Microsoft Word" w:date="2023-12-06T16:30:00Z">
        <w:r w:rsidR="008F6C9D" w:rsidRPr="008E6C48">
          <w:rPr>
            <w:rFonts w:ascii="Arial" w:hAnsi="Arial" w:cs="Arial"/>
            <w:noProof/>
            <w:lang w:val="fr-CA"/>
          </w:rPr>
          <w:drawing>
            <wp:inline distT="0" distB="0" distL="0" distR="0" wp14:anchorId="706C31C3" wp14:editId="7FE551FC">
              <wp:extent cx="1363954" cy="2992755"/>
              <wp:effectExtent l="0" t="0" r="8255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88208" cy="30459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F6C9D" w:rsidRPr="008E6C48">
          <w:rPr>
            <w:noProof/>
            <w:lang w:val="fr-CA"/>
          </w:rPr>
          <w:drawing>
            <wp:inline distT="0" distB="0" distL="0" distR="0" wp14:anchorId="4DA97C9C" wp14:editId="19556716">
              <wp:extent cx="1372522" cy="2982595"/>
              <wp:effectExtent l="0" t="0" r="0" b="8255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5810" cy="30332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F6C9D" w:rsidRPr="008E6C48">
          <w:rPr>
            <w:rFonts w:ascii="Arial" w:hAnsi="Arial" w:cs="Arial"/>
            <w:noProof/>
            <w:lang w:val="fr-CA"/>
          </w:rPr>
          <w:drawing>
            <wp:inline distT="0" distB="0" distL="0" distR="0" wp14:anchorId="7947697C" wp14:editId="34834D1E">
              <wp:extent cx="1358900" cy="2991347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73271" cy="30229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F6C9D" w:rsidRPr="008E6C48">
          <w:rPr>
            <w:noProof/>
            <w:lang w:val="fr-CA"/>
          </w:rPr>
          <w:drawing>
            <wp:inline distT="0" distB="0" distL="0" distR="0" wp14:anchorId="0F9479A7" wp14:editId="43AD1277">
              <wp:extent cx="1377950" cy="2994393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7176" cy="30361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C065783" w14:textId="7A58361F" w:rsidR="008F6C9D" w:rsidRPr="008E6C48" w:rsidRDefault="008F6C9D">
      <w:pPr>
        <w:rPr>
          <w:ins w:id="650" w:author="Microsoft Word" w:date="2023-12-06T16:30:00Z"/>
          <w:lang w:val="fr-CA"/>
        </w:rPr>
      </w:pPr>
      <w:ins w:id="651" w:author="Microsoft Word" w:date="2023-12-06T16:30:00Z">
        <w:r w:rsidRPr="008E6C48">
          <w:rPr>
            <w:lang w:val="fr-CA"/>
          </w:rPr>
          <w:t> </w:t>
        </w:r>
        <w:r w:rsidRPr="008E6C48">
          <w:rPr>
            <w:rFonts w:ascii="Arial" w:hAnsi="Arial" w:cs="Arial"/>
            <w:noProof/>
            <w:lang w:val="fr-CA"/>
          </w:rPr>
          <w:drawing>
            <wp:inline distT="0" distB="0" distL="0" distR="0" wp14:anchorId="3E7257FB" wp14:editId="65E9B9C3">
              <wp:extent cx="1346200" cy="2945349"/>
              <wp:effectExtent l="0" t="0" r="6350" b="762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61047" cy="29778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E6C48">
          <w:rPr>
            <w:rFonts w:ascii="Arial" w:hAnsi="Arial" w:cs="Arial"/>
            <w:noProof/>
            <w:lang w:val="fr-CA"/>
          </w:rPr>
          <w:drawing>
            <wp:inline distT="0" distB="0" distL="0" distR="0" wp14:anchorId="46DCBB5E" wp14:editId="7B5661E5">
              <wp:extent cx="1352550" cy="2949849"/>
              <wp:effectExtent l="0" t="0" r="0" b="3175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8598" cy="30502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E6C48">
          <w:rPr>
            <w:noProof/>
            <w:lang w:val="fr-CA"/>
          </w:rPr>
          <w:drawing>
            <wp:inline distT="0" distB="0" distL="0" distR="0" wp14:anchorId="245544EB" wp14:editId="6419CF1B">
              <wp:extent cx="1365250" cy="2973213"/>
              <wp:effectExtent l="0" t="0" r="635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83711" cy="30134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E6C48">
          <w:rPr>
            <w:noProof/>
            <w:lang w:val="fr-CA"/>
          </w:rPr>
          <w:drawing>
            <wp:inline distT="0" distB="0" distL="0" distR="0" wp14:anchorId="489675F9" wp14:editId="2EAA7000">
              <wp:extent cx="1346200" cy="2959914"/>
              <wp:effectExtent l="0" t="0" r="6350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59121" cy="2988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0E44CAC" w14:textId="48AFF2D8" w:rsidR="00DD4BD0" w:rsidRDefault="008F6C9D">
      <w:pPr>
        <w:pStyle w:val="Body"/>
        <w:rPr>
          <w:rPrChange w:id="652" w:author="Microsoft Word" w:date="2023-12-06T16:30:00Z">
            <w:rPr>
              <w:rFonts w:ascii="Arial" w:hAnsi="Arial" w:cs="Arial"/>
              <w:lang w:val="fr-CA"/>
            </w:rPr>
          </w:rPrChange>
        </w:rPr>
        <w:pPrChange w:id="653" w:author="Microsoft Word" w:date="2023-12-06T16:30:00Z">
          <w:pPr/>
        </w:pPrChange>
      </w:pPr>
      <w:ins w:id="654" w:author="Microsoft Word" w:date="2023-12-06T16:30:00Z">
        <w:r w:rsidRPr="008E6C48">
          <w:rPr>
            <w:lang w:val="fr-CA"/>
          </w:rPr>
          <w:lastRenderedPageBreak/>
          <w:t> </w:t>
        </w:r>
        <w:r w:rsidRPr="008E6C48">
          <w:rPr>
            <w:noProof/>
            <w:lang w:val="fr-CA"/>
          </w:rPr>
          <w:drawing>
            <wp:inline distT="0" distB="0" distL="0" distR="0" wp14:anchorId="5B1D3201" wp14:editId="4EF8CDB8">
              <wp:extent cx="1358595" cy="2940050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71063" cy="29670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E6C48">
          <w:rPr>
            <w:noProof/>
            <w:lang w:val="fr-CA"/>
          </w:rPr>
          <w:drawing>
            <wp:inline distT="0" distB="0" distL="0" distR="0" wp14:anchorId="496E1876" wp14:editId="517EF25C">
              <wp:extent cx="1325613" cy="2914650"/>
              <wp:effectExtent l="0" t="0" r="8255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42903" cy="2952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E6C48">
          <w:rPr>
            <w:noProof/>
            <w:lang w:val="fr-CA"/>
          </w:rPr>
          <w:drawing>
            <wp:inline distT="0" distB="0" distL="0" distR="0" wp14:anchorId="797EAD4E" wp14:editId="4B7513DA">
              <wp:extent cx="1385596" cy="2933700"/>
              <wp:effectExtent l="0" t="0" r="508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01335" cy="2967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600735" w:rsidRPr="008E6C48">
          <w:rPr>
            <w:lang w:val="fr-CA"/>
          </w:rPr>
          <w:t> </w:t>
        </w:r>
        <w:r w:rsidR="00600735" w:rsidRPr="008E6C48">
          <w:rPr>
            <w:noProof/>
            <w:lang w:val="fr-CA"/>
          </w:rPr>
          <w:drawing>
            <wp:inline distT="0" distB="0" distL="0" distR="0" wp14:anchorId="73D694AA" wp14:editId="4E75AA12">
              <wp:extent cx="1355855" cy="2952750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62895" cy="296808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sectPr w:rsidR="00DD4BD0">
      <w:headerReference w:type="default" r:id="rId29"/>
      <w:headerReference w:type="first" r:id="rId30"/>
      <w:pgSz w:w="12240" w:h="15840"/>
      <w:pgMar w:top="1809" w:right="2126" w:bottom="1080" w:left="1440" w:header="426" w:footer="425" w:gutter="0"/>
      <w:cols w:space="720"/>
      <w:titlePg/>
      <w:docGrid w:linePitch="0"/>
      <w:sectPrChange w:id="671" w:author="Microsoft Word" w:date="2023-12-06T16:30:00Z">
        <w:sectPr w:rsidR="00DD4BD0">
          <w:pgMar w:top="1809" w:right="2126" w:bottom="1080" w:left="1440" w:header="426" w:footer="425" w:gutter="0"/>
          <w:cols w:space="708"/>
          <w:docGrid w:linePitch="36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F7D5C" w14:textId="77777777" w:rsidR="000C2D9B" w:rsidRDefault="000C2D9B" w:rsidP="00497989">
      <w:pPr>
        <w:rPr>
          <w:rFonts w:hint="eastAsia"/>
        </w:rPr>
      </w:pPr>
      <w:r>
        <w:separator/>
      </w:r>
    </w:p>
  </w:endnote>
  <w:endnote w:type="continuationSeparator" w:id="0">
    <w:p w14:paraId="1ED0AC31" w14:textId="77777777" w:rsidR="000C2D9B" w:rsidRDefault="000C2D9B" w:rsidP="00497989">
      <w:pPr>
        <w:rPr>
          <w:rFonts w:hint="eastAsia"/>
        </w:rPr>
      </w:pPr>
      <w:r>
        <w:continuationSeparator/>
      </w:r>
    </w:p>
  </w:endnote>
  <w:endnote w:type="continuationNotice" w:id="1">
    <w:p w14:paraId="7A2EA219" w14:textId="77777777" w:rsidR="008E6C48" w:rsidRDefault="008E6C48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yriadPro-Regular">
    <w:altName w:val="Calibri"/>
    <w:panose1 w:val="020B0503030403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89992" w14:textId="77777777" w:rsidR="00EC4C57" w:rsidRDefault="00EC4C57" w:rsidP="00494952">
    <w:pPr>
      <w:pStyle w:val="Footer"/>
      <w:framePr w:wrap="around" w:vAnchor="text" w:hAnchor="margin" w:xAlign="right" w:y="1"/>
      <w:rPr>
        <w:ins w:id="244" w:author="Microsoft Word" w:date="2023-12-06T16:30:00Z"/>
        <w:rStyle w:val="PageNumber"/>
      </w:rPr>
    </w:pPr>
    <w:ins w:id="245" w:author="Microsoft Word" w:date="2023-12-06T16:30:00Z">
      <w:r>
        <w:rPr>
          <w:rStyle w:val="PageNumber"/>
        </w:rPr>
        <w:fldChar w:fldCharType="begin"/>
      </w:r>
      <w:r>
        <w:rPr>
          <w:rStyle w:val="PageNumber"/>
        </w:rPr>
        <w:instrText xml:space="preserve">PAGE  </w:instrText>
      </w:r>
      <w:r>
        <w:rPr>
          <w:rStyle w:val="PageNumber"/>
        </w:rPr>
        <w:fldChar w:fldCharType="separate"/>
      </w:r>
      <w:r>
        <w:rPr>
          <w:rStyle w:val="PageNumber"/>
          <w:noProof/>
        </w:rPr>
        <w:t>2</w:t>
      </w:r>
      <w:r>
        <w:rPr>
          <w:rStyle w:val="PageNumber"/>
        </w:rPr>
        <w:fldChar w:fldCharType="end"/>
      </w:r>
    </w:ins>
  </w:p>
  <w:sdt>
    <w:sdtPr>
      <w:rPr>
        <w:rFonts w:ascii="Arial" w:hAnsi="Arial" w:cs="Arial"/>
      </w:rPr>
      <w:id w:val="1541394752"/>
      <w:docPartObj>
        <w:docPartGallery w:val="Page Numbers (Bottom of Page)"/>
        <w:docPartUnique/>
      </w:docPartObj>
    </w:sdtPr>
    <w:sdtEndPr>
      <w:rPr>
        <w:noProof/>
        <w:color w:val="808080" w:themeColor="background1" w:themeShade="80"/>
      </w:rPr>
    </w:sdtEndPr>
    <w:sdtContent>
      <w:p w14:paraId="13783222" w14:textId="77777777" w:rsidR="00EC4C57" w:rsidRDefault="00EC4C57" w:rsidP="00896E4C">
        <w:pPr>
          <w:pStyle w:val="Footer"/>
          <w:ind w:right="360"/>
          <w:rPr>
            <w:ins w:id="246" w:author="Microsoft Word" w:date="2023-12-06T16:30:00Z"/>
            <w:rFonts w:ascii="Arial" w:hAnsi="Arial" w:cs="Arial"/>
          </w:rPr>
        </w:pPr>
        <w:ins w:id="247" w:author="Microsoft Word" w:date="2023-12-06T16:30:00Z">
          <w:r w:rsidRPr="0076420D">
            <w:rPr>
              <w:rFonts w:ascii="Arial" w:hAnsi="Arial" w:cs="Arial"/>
              <w:noProof/>
              <w:lang w:val="fr-CA" w:eastAsia="fr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268ADB" wp14:editId="4DA9E081">
                    <wp:simplePos x="0" y="0"/>
                    <wp:positionH relativeFrom="column">
                      <wp:posOffset>4102100</wp:posOffset>
                    </wp:positionH>
                    <wp:positionV relativeFrom="paragraph">
                      <wp:posOffset>134619</wp:posOffset>
                    </wp:positionV>
                    <wp:extent cx="2286000" cy="334645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86000" cy="3346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F7787C4" w14:textId="77777777" w:rsidR="00EC4C57" w:rsidRDefault="00EC4C57" w:rsidP="00741B59">
                                <w:pPr>
                                  <w:pStyle w:val="Footer"/>
                                  <w:jc w:val="right"/>
                                  <w:rPr>
                                    <w:ins w:id="248" w:author="Microsoft Word" w:date="2023-12-06T16:30:00Z"/>
                                    <w:rFonts w:ascii="Arial" w:hAnsi="Arial" w:cs="Arial"/>
                                    <w:color w:val="808080" w:themeColor="background1" w:themeShade="80"/>
                                  </w:rPr>
                                </w:pPr>
                                <w:ins w:id="249" w:author="Microsoft Word" w:date="2023-12-06T16:30:00Z">
                                  <w:r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</w:rPr>
                                    <w:t xml:space="preserve">Page </w:t>
                                  </w:r>
                                  <w:r w:rsidRPr="00EF5B16"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</w:rPr>
                                    <w:fldChar w:fldCharType="begin"/>
                                  </w:r>
                                  <w:r w:rsidRPr="00EF5B16"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</w:rPr>
                                    <w:instrText xml:space="preserve"> PAGE  \* Arabic  \* MERGEFORMAT </w:instrText>
                                  </w:r>
                                  <w:r w:rsidRPr="00EF5B16"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808080" w:themeColor="background1" w:themeShade="80"/>
                                    </w:rPr>
                                    <w:t>2</w:t>
                                  </w:r>
                                  <w:r w:rsidRPr="00EF5B16"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</w:rPr>
                                    <w:t xml:space="preserve"> of 4</w:t>
                                  </w:r>
                                </w:ins>
                              </w:p>
                              <w:p w14:paraId="67A04D1B" w14:textId="77777777" w:rsidR="00EC4C57" w:rsidRPr="00EF5B16" w:rsidRDefault="00EC4C57" w:rsidP="00741B59">
                                <w:pPr>
                                  <w:pStyle w:val="Footer"/>
                                  <w:jc w:val="right"/>
                                  <w:rPr>
                                    <w:ins w:id="250" w:author="Microsoft Word" w:date="2023-12-06T16:30:00Z"/>
                                    <w:rFonts w:ascii="Arial" w:hAnsi="Arial" w:cs="Arial"/>
                                    <w:color w:val="808080" w:themeColor="background1" w:themeShade="8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C268A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33" type="#_x0000_t202" style="position:absolute;margin-left:323pt;margin-top:10.6pt;width:180pt;height:2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" filled="f" stroked="f" strokeweight=".5pt">
                    <v:textbox>
                      <w:txbxContent>
                        <w:p w14:paraId="3F7787C4" w14:textId="77777777" w:rsidR="00EC4C57" w:rsidRDefault="00EC4C57" w:rsidP="00741B59">
                          <w:pPr>
                            <w:pStyle w:val="Footer"/>
                            <w:jc w:val="right"/>
                            <w:rPr>
                              <w:ins w:id="251" w:author="Microsoft Word" w:date="2023-12-06T16:30:00Z"/>
                              <w:rFonts w:ascii="Arial" w:hAnsi="Arial" w:cs="Arial"/>
                              <w:color w:val="808080" w:themeColor="background1" w:themeShade="80"/>
                            </w:rPr>
                          </w:pPr>
                          <w:ins w:id="252" w:author="Microsoft Word" w:date="2023-12-06T16:30:00Z">
                            <w:r>
                              <w:rPr>
                                <w:rFonts w:ascii="Arial" w:hAnsi="Arial" w:cs="Arial"/>
                                <w:color w:val="808080" w:themeColor="background1" w:themeShade="80"/>
                              </w:rPr>
                              <w:t xml:space="preserve">Page </w:t>
                            </w:r>
                            <w:r w:rsidRPr="00EF5B16">
                              <w:rPr>
                                <w:rFonts w:ascii="Arial" w:hAnsi="Arial" w:cs="Arial"/>
                                <w:color w:val="808080" w:themeColor="background1" w:themeShade="80"/>
                              </w:rPr>
                              <w:fldChar w:fldCharType="begin"/>
                            </w:r>
                            <w:r w:rsidRPr="00EF5B16">
                              <w:rPr>
                                <w:rFonts w:ascii="Arial" w:hAnsi="Arial" w:cs="Arial"/>
                                <w:color w:val="808080" w:themeColor="background1" w:themeShade="80"/>
                              </w:rPr>
                              <w:instrText xml:space="preserve"> PAGE  \* Arabic  \* MERGEFORMAT </w:instrText>
                            </w:r>
                            <w:r w:rsidRPr="00EF5B16">
                              <w:rPr>
                                <w:rFonts w:ascii="Arial" w:hAnsi="Arial" w:cs="Arial"/>
                                <w:color w:val="808080" w:themeColor="background1" w:themeShade="8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808080" w:themeColor="background1" w:themeShade="80"/>
                              </w:rPr>
                              <w:t>2</w:t>
                            </w:r>
                            <w:r w:rsidRPr="00EF5B16">
                              <w:rPr>
                                <w:rFonts w:ascii="Arial" w:hAnsi="Arial" w:cs="Arial"/>
                                <w:color w:val="808080" w:themeColor="background1" w:themeShade="80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color w:val="808080" w:themeColor="background1" w:themeShade="80"/>
                              </w:rPr>
                              <w:t xml:space="preserve"> of 4</w:t>
                            </w:r>
                          </w:ins>
                        </w:p>
                        <w:p w14:paraId="67A04D1B" w14:textId="77777777" w:rsidR="00EC4C57" w:rsidRPr="00EF5B16" w:rsidRDefault="00EC4C57" w:rsidP="00741B59">
                          <w:pPr>
                            <w:pStyle w:val="Footer"/>
                            <w:jc w:val="right"/>
                            <w:rPr>
                              <w:ins w:id="253" w:author="Microsoft Word" w:date="2023-12-06T16:30:00Z"/>
                              <w:rFonts w:ascii="Arial" w:hAnsi="Arial" w:cs="Arial"/>
                              <w:color w:val="808080" w:themeColor="background1" w:themeShade="8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ins>
      </w:p>
      <w:p w14:paraId="05280FC2" w14:textId="77777777" w:rsidR="00EC4C57" w:rsidRPr="00EF5B16" w:rsidRDefault="00EC4C57" w:rsidP="0057174B">
        <w:pPr>
          <w:pStyle w:val="Footer"/>
          <w:ind w:left="-426"/>
          <w:rPr>
            <w:rFonts w:ascii="Arial" w:hAnsi="Arial" w:cs="Arial"/>
            <w:color w:val="808080" w:themeColor="background1" w:themeShade="80"/>
          </w:rPr>
        </w:pPr>
        <w:ins w:id="254" w:author="Microsoft Word" w:date="2023-12-06T16:30:00Z">
          <w:r w:rsidRPr="00EF5B16">
            <w:rPr>
              <w:rFonts w:ascii="Arial" w:hAnsi="Arial" w:cs="Arial"/>
              <w:b/>
              <w:color w:val="808080" w:themeColor="background1" w:themeShade="80"/>
            </w:rPr>
            <w:t>uOttawa.ca</w:t>
          </w:r>
          <w:r w:rsidRPr="00EF5B16">
            <w:rPr>
              <w:rFonts w:ascii="Arial" w:hAnsi="Arial" w:cs="Arial"/>
              <w:color w:val="808080" w:themeColor="background1" w:themeShade="80"/>
            </w:rPr>
            <w:t xml:space="preserve">   |   Lorem ipsum dolor sit amet </w:t>
          </w:r>
        </w:ins>
      </w:p>
    </w:sdtContent>
  </w:sdt>
  <w:p w14:paraId="6CF13671" w14:textId="77777777" w:rsidR="00EC4C57" w:rsidRDefault="00EC4C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B8D3A" w14:textId="53FDAFA1" w:rsidR="00EC4C57" w:rsidRDefault="00EC4C57">
    <w:pPr>
      <w:pStyle w:val="Footer"/>
      <w:tabs>
        <w:tab w:val="clear" w:pos="4320"/>
        <w:tab w:val="clear" w:pos="8640"/>
        <w:tab w:val="left" w:pos="1120"/>
      </w:tabs>
      <w:jc w:val="right"/>
      <w:rPr>
        <w:rPrChange w:id="255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pPrChange w:id="256" w:author="Microsoft Word" w:date="2023-12-06T16:30:00Z">
        <w:pPr>
          <w:pStyle w:val="Footer"/>
          <w:tabs>
            <w:tab w:val="clear" w:pos="4320"/>
            <w:tab w:val="clear" w:pos="8640"/>
            <w:tab w:val="left" w:pos="1120"/>
          </w:tabs>
          <w:ind w:right="-1285"/>
          <w:jc w:val="right"/>
        </w:pPr>
      </w:pPrChange>
    </w:pPr>
    <w:ins w:id="257" w:author="Microsoft Word" w:date="2023-12-06T16:30:00Z">
      <w:r w:rsidRPr="00800D96">
        <w:rPr>
          <w:rFonts w:ascii="Arial" w:hAnsi="Arial" w:cs="Arial"/>
          <w:noProof/>
          <w:color w:val="808080" w:themeColor="background1" w:themeShade="80"/>
          <w:sz w:val="22"/>
          <w:szCs w:val="22"/>
          <w:lang w:val="fr-CA"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1692C1" wp14:editId="42089A14">
                <wp:simplePos x="0" y="0"/>
                <wp:positionH relativeFrom="column">
                  <wp:posOffset>-266700</wp:posOffset>
                </wp:positionH>
                <wp:positionV relativeFrom="paragraph">
                  <wp:posOffset>-44450</wp:posOffset>
                </wp:positionV>
                <wp:extent cx="5372100" cy="2794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0C62A" w14:textId="190E3D8E" w:rsidR="001970B6" w:rsidRPr="001970B6" w:rsidRDefault="00751391" w:rsidP="001970B6">
                            <w:pPr>
                              <w:pStyle w:val="Footer"/>
                              <w:ind w:right="360" w:hanging="62"/>
                              <w:rPr>
                                <w:ins w:id="258" w:author="Microsoft Word" w:date="2023-12-06T16:30:00Z"/>
                                <w:rFonts w:ascii="Arial" w:hAnsi="Arial" w:cs="Arial"/>
                                <w:color w:val="808080" w:themeColor="background1" w:themeShade="80"/>
                                <w:sz w:val="22"/>
                                <w:szCs w:val="22"/>
                                <w:lang w:val="fr-CA"/>
                              </w:rPr>
                            </w:pPr>
                            <w:ins w:id="259" w:author="Microsoft Word" w:date="2023-12-06T16:30:00Z"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>SEG2505</w:t>
                              </w:r>
                              <w:r w:rsidR="007D3ADD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 xml:space="preserve">                                                   </w:t>
                              </w:r>
                              <w:r w:rsidR="00FC48EF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 xml:space="preserve"> </w:t>
                              </w:r>
                              <w:r w:rsidR="008064F3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 xml:space="preserve">           </w:t>
                              </w:r>
                              <w:r w:rsidR="001970B6" w:rsidRPr="00FC48EF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>A</w:t>
                              </w:r>
                              <w:r w:rsidR="00F07E15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>-</w:t>
                              </w:r>
                              <w:r w:rsidR="001970B6" w:rsidRPr="00FC48EF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>20</w:t>
                              </w:r>
                              <w:r w:rsidR="00756C49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>2</w:t>
                              </w:r>
                              <w:r w:rsidR="008064F3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>3</w:t>
                              </w:r>
                            </w:ins>
                          </w:p>
                          <w:p w14:paraId="1F632548" w14:textId="3F1101D9" w:rsidR="00EC4C57" w:rsidRPr="00FC48EF" w:rsidRDefault="00EC4C57" w:rsidP="00B876C0">
                            <w:pPr>
                              <w:pStyle w:val="Footer"/>
                              <w:ind w:right="360" w:hanging="62"/>
                              <w:rPr>
                                <w:ins w:id="260" w:author="Microsoft Word" w:date="2023-12-06T16:30:00Z"/>
                                <w:color w:val="808080" w:themeColor="background1" w:themeShade="80"/>
                                <w:sz w:val="22"/>
                                <w:szCs w:val="22"/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1692C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34" type="#_x0000_t202" style="position:absolute;left:0;text-align:left;margin-left:-21pt;margin-top:-3.5pt;width:423pt;height:2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" filled="f" stroked="f">
                <v:textbox>
                  <w:txbxContent>
                    <w:p w14:paraId="0A80C62A" w14:textId="190E3D8E" w:rsidR="001970B6" w:rsidRPr="001970B6" w:rsidRDefault="00751391" w:rsidP="001970B6">
                      <w:pPr>
                        <w:pStyle w:val="Footer"/>
                        <w:ind w:right="360" w:hanging="62"/>
                        <w:rPr>
                          <w:ins w:id="261" w:author="Microsoft Word" w:date="2023-12-06T16:30:00Z"/>
                          <w:rFonts w:ascii="Arial" w:hAnsi="Arial" w:cs="Arial"/>
                          <w:color w:val="808080" w:themeColor="background1" w:themeShade="80"/>
                          <w:sz w:val="22"/>
                          <w:szCs w:val="22"/>
                          <w:lang w:val="fr-CA"/>
                        </w:rPr>
                      </w:pPr>
                      <w:ins w:id="262" w:author="Microsoft Word" w:date="2023-12-06T16:30:00Z">
                        <w:r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>SEG2505</w:t>
                        </w:r>
                        <w:r w:rsidR="007D3ADD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 xml:space="preserve">                                                   </w:t>
                        </w:r>
                        <w:r w:rsidR="00FC48EF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 xml:space="preserve"> </w:t>
                        </w:r>
                        <w:r w:rsidR="008064F3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 xml:space="preserve">           </w:t>
                        </w:r>
                        <w:r w:rsidR="001970B6" w:rsidRPr="00FC48EF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>A</w:t>
                        </w:r>
                        <w:r w:rsidR="00F07E15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>-</w:t>
                        </w:r>
                        <w:r w:rsidR="001970B6" w:rsidRPr="00FC48EF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>20</w:t>
                        </w:r>
                        <w:r w:rsidR="00756C49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>2</w:t>
                        </w:r>
                        <w:r w:rsidR="008064F3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>3</w:t>
                        </w:r>
                      </w:ins>
                    </w:p>
                    <w:p w14:paraId="1F632548" w14:textId="3F1101D9" w:rsidR="00EC4C57" w:rsidRPr="00FC48EF" w:rsidRDefault="00EC4C57" w:rsidP="00B876C0">
                      <w:pPr>
                        <w:pStyle w:val="Footer"/>
                        <w:ind w:right="360" w:hanging="62"/>
                        <w:rPr>
                          <w:ins w:id="263" w:author="Microsoft Word" w:date="2023-12-06T16:30:00Z"/>
                          <w:color w:val="808080" w:themeColor="background1" w:themeShade="80"/>
                          <w:sz w:val="22"/>
                          <w:szCs w:val="22"/>
                          <w:lang w:val="fr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ins>
    <w:r>
      <w:rPr>
        <w:rFonts w:ascii="Arial" w:hAnsi="Arial"/>
        <w:color w:val="808080"/>
        <w:sz w:val="22"/>
        <w:u w:color="808080"/>
        <w:rPrChange w:id="264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t xml:space="preserve">Page </w:t>
    </w:r>
    <w:r>
      <w:rPr>
        <w:rFonts w:ascii="Arial" w:hAnsi="Arial"/>
        <w:color w:val="808080"/>
        <w:sz w:val="22"/>
        <w:u w:color="808080"/>
        <w:rPrChange w:id="265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PAGE </w:instrText>
    </w:r>
    <w:r>
      <w:rPr>
        <w:rFonts w:ascii="Arial" w:hAnsi="Arial"/>
        <w:color w:val="808080"/>
        <w:sz w:val="22"/>
        <w:u w:color="808080"/>
        <w:rPrChange w:id="266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fldChar w:fldCharType="separate"/>
    </w:r>
    <w:r w:rsidR="008064F3">
      <w:rPr>
        <w:rFonts w:ascii="Arial" w:hAnsi="Arial" w:cs="Arial"/>
        <w:noProof/>
        <w:color w:val="808080" w:themeColor="background1" w:themeShade="80"/>
        <w:sz w:val="22"/>
        <w:szCs w:val="22"/>
      </w:rPr>
      <w:t>2</w:t>
    </w:r>
    <w:r>
      <w:rPr>
        <w:rFonts w:ascii="Arial" w:hAnsi="Arial"/>
        <w:color w:val="808080"/>
        <w:sz w:val="22"/>
        <w:u w:color="808080"/>
        <w:rPrChange w:id="267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fldChar w:fldCharType="end"/>
    </w:r>
    <w:r>
      <w:rPr>
        <w:rFonts w:ascii="Arial" w:hAnsi="Arial"/>
        <w:color w:val="808080"/>
        <w:sz w:val="22"/>
        <w:u w:color="808080"/>
        <w:rPrChange w:id="268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t>/</w:t>
    </w:r>
    <w:r>
      <w:rPr>
        <w:rFonts w:ascii="Arial" w:hAnsi="Arial"/>
        <w:color w:val="808080"/>
        <w:sz w:val="22"/>
        <w:u w:color="808080"/>
        <w:rPrChange w:id="269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NUMPAGES </w:instrText>
    </w:r>
    <w:r>
      <w:rPr>
        <w:rFonts w:ascii="Arial" w:hAnsi="Arial"/>
        <w:color w:val="808080"/>
        <w:sz w:val="22"/>
        <w:u w:color="808080"/>
        <w:rPrChange w:id="270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fldChar w:fldCharType="separate"/>
    </w:r>
    <w:del w:id="271" w:author="Microsoft Word" w:date="2023-12-06T16:30:00Z">
      <w:r w:rsidR="008E6C48">
        <w:rPr>
          <w:rFonts w:ascii="Arial" w:eastAsia="Arial" w:hAnsi="Arial" w:cs="Arial"/>
          <w:color w:val="808080"/>
          <w:sz w:val="22"/>
          <w:szCs w:val="22"/>
          <w:u w:color="808080"/>
        </w:rPr>
        <w:delText>9</w:delText>
      </w:r>
    </w:del>
    <w:ins w:id="272" w:author="Microsoft Word" w:date="2023-12-06T16:30:00Z">
      <w:r w:rsidR="008064F3">
        <w:rPr>
          <w:rFonts w:ascii="Arial" w:hAnsi="Arial" w:cs="Arial"/>
          <w:noProof/>
          <w:color w:val="808080" w:themeColor="background1" w:themeShade="80"/>
          <w:sz w:val="22"/>
          <w:szCs w:val="22"/>
        </w:rPr>
        <w:t>2</w:t>
      </w:r>
    </w:ins>
    <w:r>
      <w:rPr>
        <w:rFonts w:ascii="Arial" w:hAnsi="Arial"/>
        <w:color w:val="808080"/>
        <w:sz w:val="22"/>
        <w:u w:color="808080"/>
        <w:rPrChange w:id="273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24628" w14:textId="77777777" w:rsidR="00EC4C57" w:rsidRDefault="00EC4C57">
    <w:pPr>
      <w:pStyle w:val="Footer"/>
    </w:pPr>
    <w:ins w:id="285" w:author="Microsoft Word" w:date="2023-12-06T16:30:00Z">
      <w:r>
        <w:rPr>
          <w:rFonts w:ascii="Arial" w:hAnsi="Arial" w:cs="Arial"/>
          <w:noProof/>
          <w:szCs w:val="22"/>
          <w:lang w:val="fr-CA" w:eastAsia="fr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96A994" wp14:editId="3B22381F">
                <wp:simplePos x="0" y="0"/>
                <wp:positionH relativeFrom="margin">
                  <wp:posOffset>-683260</wp:posOffset>
                </wp:positionH>
                <wp:positionV relativeFrom="paragraph">
                  <wp:posOffset>-876935</wp:posOffset>
                </wp:positionV>
                <wp:extent cx="6038850" cy="1019175"/>
                <wp:effectExtent l="0" t="0" r="0" b="0"/>
                <wp:wrapTopAndBottom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1019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8E164" w14:textId="667BE7D7" w:rsidR="00751391" w:rsidRPr="008064F3" w:rsidRDefault="00751391" w:rsidP="008F7A0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00" w:beforeAutospacing="1" w:after="280"/>
                              <w:rPr>
                                <w:ins w:id="286" w:author="Microsoft Word" w:date="2023-12-06T16:30:00Z"/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  <w:lang w:val="fr-CA"/>
                              </w:rPr>
                            </w:pPr>
                            <w:ins w:id="287" w:author="Microsoft Word" w:date="2023-12-06T16:30:00Z">
                              <w:r w:rsidRPr="008064F3">
                                <w:rPr>
                                  <w:rFonts w:ascii="Arial" w:hAnsi="Arial" w:cs="Arial"/>
                                  <w:color w:val="FFFFFF" w:themeColor="background1"/>
                                  <w:sz w:val="36"/>
                                  <w:szCs w:val="36"/>
                                  <w:lang w:val="fr-CA"/>
                                </w:rPr>
                                <w:t>École de science informatique et génie électrique</w:t>
                              </w:r>
                            </w:ins>
                          </w:p>
                          <w:p w14:paraId="4182A6DE" w14:textId="77777777" w:rsidR="00EC4C57" w:rsidRPr="004071CE" w:rsidRDefault="00EC4C57" w:rsidP="008F7A0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ins w:id="288" w:author="Microsoft Word" w:date="2023-12-06T16:30:00Z"/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ins w:id="289" w:author="Microsoft Word" w:date="2023-12-06T16:30:00Z">
                              <w:r w:rsidRPr="00E666B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  <w:t>uOttawa.c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  <w:t>a</w:t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96A99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6" type="#_x0000_t202" style="position:absolute;margin-left:-53.8pt;margin-top:-69.05pt;width:475.5pt;height:80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" filled="f" stroked="f">
                <v:textbox>
                  <w:txbxContent>
                    <w:p w14:paraId="2918E164" w14:textId="667BE7D7" w:rsidR="00751391" w:rsidRPr="008064F3" w:rsidRDefault="00751391" w:rsidP="008F7A05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100" w:beforeAutospacing="1" w:after="280"/>
                        <w:rPr>
                          <w:ins w:id="290" w:author="Microsoft Word" w:date="2023-12-06T16:30:00Z"/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  <w:lang w:val="fr-CA"/>
                        </w:rPr>
                      </w:pPr>
                      <w:ins w:id="291" w:author="Microsoft Word" w:date="2023-12-06T16:30:00Z">
                        <w:r w:rsidRPr="008064F3">
                          <w:rPr>
                            <w:rFonts w:ascii="Arial" w:hAnsi="Arial" w:cs="Arial"/>
                            <w:color w:val="FFFFFF" w:themeColor="background1"/>
                            <w:sz w:val="36"/>
                            <w:szCs w:val="36"/>
                            <w:lang w:val="fr-CA"/>
                          </w:rPr>
                          <w:t>École de science informatique et génie électrique</w:t>
                        </w:r>
                      </w:ins>
                    </w:p>
                    <w:p w14:paraId="4182A6DE" w14:textId="77777777" w:rsidR="00EC4C57" w:rsidRPr="004071CE" w:rsidRDefault="00EC4C57" w:rsidP="008F7A0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ins w:id="292" w:author="Microsoft Word" w:date="2023-12-06T16:30:00Z"/>
                          <w:rFonts w:ascii="Arial" w:hAnsi="Arial" w:cs="Arial"/>
                          <w:color w:val="FFFFFF" w:themeColor="background1"/>
                        </w:rPr>
                      </w:pPr>
                      <w:ins w:id="293" w:author="Microsoft Word" w:date="2023-12-06T16:30:00Z">
                        <w:r w:rsidRPr="00E666B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36"/>
                            <w:szCs w:val="36"/>
                          </w:rPr>
                          <w:t>uOttawa.c</w:t>
                        </w:r>
                        <w:r>
                          <w:rPr>
                            <w:rFonts w:ascii="Arial" w:hAnsi="Arial" w:cs="Arial"/>
                            <w:b/>
                            <w:color w:val="FFFFFF" w:themeColor="background1"/>
                            <w:sz w:val="36"/>
                            <w:szCs w:val="36"/>
                          </w:rPr>
                          <w:t>a</w:t>
                        </w:r>
                      </w:ins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EB2C6" w14:textId="77777777" w:rsidR="000C2D9B" w:rsidRDefault="000C2D9B" w:rsidP="00497989">
      <w:pPr>
        <w:rPr>
          <w:rFonts w:hint="eastAsia"/>
        </w:rPr>
      </w:pPr>
      <w:r>
        <w:separator/>
      </w:r>
    </w:p>
  </w:footnote>
  <w:footnote w:type="continuationSeparator" w:id="0">
    <w:p w14:paraId="5D9377B0" w14:textId="77777777" w:rsidR="000C2D9B" w:rsidRDefault="000C2D9B" w:rsidP="00497989">
      <w:pPr>
        <w:rPr>
          <w:rFonts w:hint="eastAsia"/>
        </w:rPr>
      </w:pPr>
      <w:r>
        <w:continuationSeparator/>
      </w:r>
    </w:p>
  </w:footnote>
  <w:footnote w:type="continuationNotice" w:id="1">
    <w:p w14:paraId="1F7F0E37" w14:textId="77777777" w:rsidR="008E6C48" w:rsidRDefault="008E6C48">
      <w:pPr>
        <w:rPr>
          <w:rFonts w:hint="eastAsia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8424B" w14:textId="77777777" w:rsidR="00EC4C57" w:rsidRDefault="00EC4C57">
    <w:pPr>
      <w:pStyle w:val="Header"/>
      <w:pPrChange w:id="235" w:author="Microsoft Word" w:date="2023-12-06T16:30:00Z">
        <w:pPr>
          <w:pStyle w:val="Header"/>
          <w:ind w:hanging="336"/>
        </w:pPr>
      </w:pPrChange>
    </w:pPr>
    <w:ins w:id="236" w:author="Microsoft Word" w:date="2023-12-06T16:30:00Z">
      <w:r w:rsidRPr="00BB27E2">
        <w:rPr>
          <w:rFonts w:ascii="MyriadPro-Regular" w:eastAsia="MS Mincho" w:hAnsi="MyriadPro-Regular" w:cs="Times New Roman"/>
          <w:noProof/>
          <w:spacing w:val="4"/>
          <w:kern w:val="22"/>
          <w:lang w:val="fr-CA" w:eastAsia="fr-CA"/>
        </w:rPr>
        <w:drawing>
          <wp:inline distT="0" distB="0" distL="0" distR="0" wp14:anchorId="519D056E" wp14:editId="0FE622D5">
            <wp:extent cx="2743200" cy="129600"/>
            <wp:effectExtent l="0" t="0" r="0" b="0"/>
            <wp:docPr id="289736739" name="Picture 289736739" descr="Université d'Ottawa | University of Ottawa" title="Université d'Ottawa | University of Otta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er_colour.pdf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ins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27C7E" w14:textId="24487014" w:rsidR="00EC4C57" w:rsidRDefault="008E6C48">
    <w:pPr>
      <w:pStyle w:val="Header"/>
      <w:pPrChange w:id="237" w:author="Microsoft Word" w:date="2023-12-06T16:30:00Z">
        <w:pPr>
          <w:pStyle w:val="Header"/>
          <w:ind w:left="-364"/>
        </w:pPr>
      </w:pPrChange>
    </w:pPr>
    <w:del w:id="238" w:author="Microsoft Word" w:date="2023-12-06T16:30:00Z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1" locked="0" layoutInCell="1" allowOverlap="1" wp14:anchorId="0A00660B" wp14:editId="4C575F01">
                <wp:simplePos x="0" y="0"/>
                <wp:positionH relativeFrom="page">
                  <wp:posOffset>647700</wp:posOffset>
                </wp:positionH>
                <wp:positionV relativeFrom="page">
                  <wp:posOffset>9515475</wp:posOffset>
                </wp:positionV>
                <wp:extent cx="5372100" cy="279400"/>
                <wp:effectExtent l="0" t="0" r="0" b="0"/>
                <wp:wrapNone/>
                <wp:docPr id="1073741826" name="Text Box 1073741826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7CA5E05" w14:textId="77777777" w:rsidR="009645C3" w:rsidRDefault="008E6C48">
                            <w:pPr>
                              <w:pStyle w:val="Footer"/>
                              <w:ind w:right="360"/>
                              <w:rPr>
                                <w:del w:id="239" w:author="Microsoft Word" w:date="2023-12-06T16:30:00Z"/>
                              </w:rPr>
                            </w:pPr>
                            <w:del w:id="240" w:author="Microsoft Word" w:date="2023-12-06T16:30:00Z">
                              <w:r>
                                <w:rPr>
                                  <w:rFonts w:ascii="Arial" w:hAnsi="Arial"/>
                                  <w:color w:val="808080"/>
                                  <w:sz w:val="22"/>
                                  <w:szCs w:val="22"/>
                                  <w:u w:color="808080"/>
                                  <w:lang w:val="fr-FR"/>
                                </w:rPr>
                                <w:delText>SEG2505                                                                A-2023</w:delText>
                              </w:r>
                            </w:del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00660B" id="_x0000_t202" coordsize="21600,21600" o:spt="202" path="m,l,21600r21600,l21600,xe">
                <v:stroke joinstyle="miter"/>
                <v:path gradientshapeok="t" o:connecttype="rect"/>
              </v:shapetype>
              <v:shape id="Text Box 1073741826" o:spid="_x0000_s1032" type="#_x0000_t202" alt="Text Box 4" style="position:absolute;margin-left:51pt;margin-top:749.25pt;width:423pt;height:22pt;z-index:-2516439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" filled="f" stroked="f" strokeweight="1pt">
                <v:stroke miterlimit="4"/>
                <v:textbox inset="1.27mm,1.27mm,1.27mm,1.27mm">
                  <w:txbxContent>
                    <w:p w14:paraId="17CA5E05" w14:textId="77777777" w:rsidR="009645C3" w:rsidRDefault="008E6C48">
                      <w:pPr>
                        <w:pStyle w:val="Footer"/>
                        <w:ind w:right="360"/>
                        <w:rPr>
                          <w:del w:id="241" w:author="Microsoft Word" w:date="2023-12-06T16:30:00Z"/>
                        </w:rPr>
                      </w:pPr>
                      <w:del w:id="242" w:author="Microsoft Word" w:date="2023-12-06T16:30:00Z">
                        <w:r>
                          <w:rPr>
                            <w:rFonts w:ascii="Arial" w:hAnsi="Arial"/>
                            <w:color w:val="808080"/>
                            <w:sz w:val="22"/>
                            <w:szCs w:val="22"/>
                            <w:u w:color="808080"/>
                            <w:lang w:val="fr-FR"/>
                          </w:rPr>
                          <w:delText>SEG2505                                                                A-2023</w:delText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MyriadPro-Regular" w:eastAsia="MyriadPro-Regular" w:hAnsi="MyriadPro-Regular" w:cs="MyriadPro-Regular"/>
          <w:noProof/>
          <w:spacing w:val="4"/>
          <w:kern w:val="22"/>
        </w:rPr>
        <w:drawing>
          <wp:inline distT="0" distB="0" distL="0" distR="0" wp14:anchorId="4EE48D3E" wp14:editId="310B623C">
            <wp:extent cx="2743200" cy="129600"/>
            <wp:effectExtent l="0" t="0" r="0" b="0"/>
            <wp:docPr id="1073741825" name="Picture 1073741825" descr="Université d'Ottawa | University of Ottawa&#10;&#10;Université d'Ottawa | University of Ottaw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niversité d'Ottawa | University of Ottawa&#10;&#10;Université d'Ottawa | University of Ottawa" descr="Université d'Ottawa | University of OttawaUniversité d'Ottawa | University of Ottawa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9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del>
    <w:ins w:id="243" w:author="Microsoft Word" w:date="2023-12-06T16:30:00Z">
      <w:r w:rsidR="00EC4C57" w:rsidRPr="00BB27E2">
        <w:rPr>
          <w:rFonts w:ascii="MyriadPro-Regular" w:eastAsia="MS Mincho" w:hAnsi="MyriadPro-Regular" w:cs="Times New Roman"/>
          <w:noProof/>
          <w:spacing w:val="4"/>
          <w:kern w:val="22"/>
          <w:lang w:val="fr-CA" w:eastAsia="fr-CA"/>
        </w:rPr>
        <w:drawing>
          <wp:inline distT="0" distB="0" distL="0" distR="0" wp14:anchorId="0AD2FF01" wp14:editId="5B8D70A0">
            <wp:extent cx="2743200" cy="129600"/>
            <wp:effectExtent l="0" t="0" r="0" b="0"/>
            <wp:docPr id="216882334" name="Picture 216882334" descr="Université d'Ottawa | University of Ottawa" title="Université d'Ottawa | University of Otta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er_colour.pdf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ins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E49BF" w14:textId="3D9DD965" w:rsidR="00EC4C57" w:rsidRDefault="008E6C48">
    <w:pPr>
      <w:pStyle w:val="Header"/>
      <w:tabs>
        <w:tab w:val="clear" w:pos="8640"/>
      </w:tabs>
      <w:pPrChange w:id="274" w:author="Microsoft Word" w:date="2023-12-06T16:30:00Z">
        <w:pPr>
          <w:pStyle w:val="Header"/>
          <w:tabs>
            <w:tab w:val="clear" w:pos="8640"/>
          </w:tabs>
          <w:ind w:right="-1298"/>
        </w:pPr>
      </w:pPrChange>
    </w:pPr>
    <w:del w:id="275" w:author="Microsoft Word" w:date="2023-12-06T16:30:00Z">
      <w:r>
        <w:rPr>
          <w:noProof/>
        </w:rPr>
        <w:drawing>
          <wp:anchor distT="152400" distB="152400" distL="152400" distR="152400" simplePos="0" relativeHeight="251674624" behindDoc="1" locked="0" layoutInCell="1" allowOverlap="1" wp14:anchorId="6BA9C192" wp14:editId="6A73DB9F">
            <wp:simplePos x="0" y="0"/>
            <wp:positionH relativeFrom="page">
              <wp:posOffset>19049</wp:posOffset>
            </wp:positionH>
            <wp:positionV relativeFrom="page">
              <wp:posOffset>0</wp:posOffset>
            </wp:positionV>
            <wp:extent cx="7758661" cy="10040620"/>
            <wp:effectExtent l="0" t="0" r="0" b="0"/>
            <wp:wrapNone/>
            <wp:docPr id="1073741827" name="Picture 1073741827" descr="CommonLaw_LETTERHEA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ommonLaw_LETTERHEAD.jpg" descr="CommonLaw_LETTERHEAD.jpg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7758661" cy="10040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5648" behindDoc="1" locked="0" layoutInCell="1" allowOverlap="1" wp14:anchorId="79BD5E04" wp14:editId="70CCB7EF">
                <wp:simplePos x="0" y="0"/>
                <wp:positionH relativeFrom="page">
                  <wp:posOffset>231139</wp:posOffset>
                </wp:positionH>
                <wp:positionV relativeFrom="page">
                  <wp:posOffset>8682990</wp:posOffset>
                </wp:positionV>
                <wp:extent cx="6038850" cy="1019175"/>
                <wp:effectExtent l="0" t="0" r="0" b="0"/>
                <wp:wrapNone/>
                <wp:docPr id="1073741828" name="Text Box 1073741828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019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6479173" w14:textId="77777777" w:rsidR="009645C3" w:rsidRDefault="008E6C48">
                            <w:pPr>
                              <w:pStyle w:val="Body"/>
                              <w:widowControl w:val="0"/>
                              <w:spacing w:before="100" w:after="280"/>
                              <w:rPr>
                                <w:del w:id="276" w:author="Microsoft Word" w:date="2023-12-06T16:30:00Z"/>
                                <w:rFonts w:ascii="Arial" w:eastAsia="Arial" w:hAnsi="Arial" w:cs="Arial"/>
                                <w:color w:val="FFFFFF"/>
                                <w:sz w:val="36"/>
                                <w:szCs w:val="36"/>
                                <w:u w:color="FFFFFF"/>
                              </w:rPr>
                            </w:pPr>
                            <w:del w:id="277" w:author="Microsoft Word" w:date="2023-12-06T16:30:00Z"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É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cole de science informatique et g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é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 xml:space="preserve">nie 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é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lectrique</w:delText>
                              </w:r>
                            </w:del>
                          </w:p>
                          <w:p w14:paraId="42A3BA13" w14:textId="77777777" w:rsidR="009645C3" w:rsidRDefault="008E6C48">
                            <w:pPr>
                              <w:pStyle w:val="Body"/>
                              <w:widowControl w:val="0"/>
                              <w:spacing w:after="280"/>
                              <w:rPr>
                                <w:del w:id="278" w:author="Microsoft Word" w:date="2023-12-06T16:30:00Z"/>
                              </w:rPr>
                            </w:pPr>
                            <w:del w:id="279" w:author="Microsoft Word" w:date="2023-12-06T16:30:00Z"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uOttawa.ca</w:delText>
                              </w:r>
                            </w:del>
                          </w:p>
                        </w:txbxContent>
                      </wps:txbx>
                      <wps:bodyPr wrap="square" lIns="45719" tIns="45719" rIns="45719" bIns="45719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BD5E04" id="_x0000_t202" coordsize="21600,21600" o:spt="202" path="m,l,21600r21600,l21600,xe">
                <v:stroke joinstyle="miter"/>
                <v:path gradientshapeok="t" o:connecttype="rect"/>
              </v:shapetype>
              <v:shape id="Text Box 1073741828" o:spid="_x0000_s1035" type="#_x0000_t202" alt="Text Box 5" style="position:absolute;margin-left:18.2pt;margin-top:683.7pt;width:475.5pt;height:80.25pt;z-index:-2516408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" filled="f" stroked="f" strokeweight="1pt">
                <v:stroke miterlimit="4"/>
                <v:textbox inset="1.27mm,1.27mm,1.27mm,1.27mm">
                  <w:txbxContent>
                    <w:p w14:paraId="46479173" w14:textId="77777777" w:rsidR="009645C3" w:rsidRDefault="008E6C48">
                      <w:pPr>
                        <w:pStyle w:val="Body"/>
                        <w:widowControl w:val="0"/>
                        <w:spacing w:before="100" w:after="280"/>
                        <w:rPr>
                          <w:del w:id="280" w:author="Microsoft Word" w:date="2023-12-06T16:30:00Z"/>
                          <w:rFonts w:ascii="Arial" w:eastAsia="Arial" w:hAnsi="Arial" w:cs="Arial"/>
                          <w:color w:val="FFFFFF"/>
                          <w:sz w:val="36"/>
                          <w:szCs w:val="36"/>
                          <w:u w:color="FFFFFF"/>
                        </w:rPr>
                      </w:pPr>
                      <w:del w:id="281" w:author="Microsoft Word" w:date="2023-12-06T16:30:00Z"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É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cole de science informatique et g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é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 xml:space="preserve">nie 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é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lectrique</w:delText>
                        </w:r>
                      </w:del>
                    </w:p>
                    <w:p w14:paraId="42A3BA13" w14:textId="77777777" w:rsidR="009645C3" w:rsidRDefault="008E6C48">
                      <w:pPr>
                        <w:pStyle w:val="Body"/>
                        <w:widowControl w:val="0"/>
                        <w:spacing w:after="280"/>
                        <w:rPr>
                          <w:del w:id="282" w:author="Microsoft Word" w:date="2023-12-06T16:30:00Z"/>
                        </w:rPr>
                      </w:pPr>
                      <w:del w:id="283" w:author="Microsoft Word" w:date="2023-12-06T16:30:00Z">
                        <w:r>
                          <w:rPr>
                            <w:rFonts w:ascii="Arial" w:hAnsi="Arial"/>
                            <w:b/>
                            <w:bCs/>
                            <w:color w:val="FFFFFF"/>
                            <w:sz w:val="36"/>
                            <w:szCs w:val="36"/>
                            <w:u w:color="FFFFFF"/>
                          </w:rPr>
                          <w:delText>uOttawa.ca</w:delText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  <w:ins w:id="284" w:author="Microsoft Word" w:date="2023-12-06T16:30:00Z">
      <w:r w:rsidR="00EC4C57">
        <w:rPr>
          <w:noProof/>
          <w:lang w:val="fr-CA" w:eastAsia="fr-CA"/>
        </w:rPr>
        <w:drawing>
          <wp:anchor distT="0" distB="0" distL="114300" distR="114300" simplePos="0" relativeHeight="251664384" behindDoc="1" locked="0" layoutInCell="1" allowOverlap="1" wp14:anchorId="5F0BD24C" wp14:editId="675777FE">
            <wp:simplePos x="0" y="0"/>
            <wp:positionH relativeFrom="column">
              <wp:posOffset>-895350</wp:posOffset>
            </wp:positionH>
            <wp:positionV relativeFrom="paragraph">
              <wp:posOffset>-270510</wp:posOffset>
            </wp:positionV>
            <wp:extent cx="7758660" cy="10040620"/>
            <wp:effectExtent l="0" t="0" r="0" b="0"/>
            <wp:wrapNone/>
            <wp:docPr id="2033615250" name="Picture 203361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Law_LETTERHEAD.jpg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882" cy="100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ins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E22EA" w14:textId="7922CEAC" w:rsidR="009645C3" w:rsidRDefault="008E6C48">
    <w:pPr>
      <w:pStyle w:val="HeaderFooter"/>
    </w:pPr>
    <w:del w:id="310" w:author="Microsoft Word" w:date="2023-12-06T16:30:00Z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7696" behindDoc="1" locked="0" layoutInCell="1" allowOverlap="1" wp14:anchorId="475F9AE3" wp14:editId="39C5E0CA">
                <wp:simplePos x="0" y="0"/>
                <wp:positionH relativeFrom="page">
                  <wp:posOffset>647700</wp:posOffset>
                </wp:positionH>
                <wp:positionV relativeFrom="page">
                  <wp:posOffset>9515475</wp:posOffset>
                </wp:positionV>
                <wp:extent cx="5372100" cy="279400"/>
                <wp:effectExtent l="0" t="0" r="0" b="0"/>
                <wp:wrapNone/>
                <wp:docPr id="1505162311" name="Text Box 1505162311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9697965" w14:textId="77777777" w:rsidR="009645C3" w:rsidRDefault="008E6C48">
                            <w:pPr>
                              <w:pStyle w:val="Footer"/>
                              <w:ind w:right="360"/>
                              <w:rPr>
                                <w:del w:id="311" w:author="Microsoft Word" w:date="2023-12-06T16:30:00Z"/>
                              </w:rPr>
                            </w:pPr>
                            <w:del w:id="312" w:author="Microsoft Word" w:date="2023-12-06T16:30:00Z">
                              <w:r>
                                <w:rPr>
                                  <w:rFonts w:ascii="Arial" w:hAnsi="Arial"/>
                                  <w:color w:val="808080"/>
                                  <w:sz w:val="22"/>
                                  <w:szCs w:val="22"/>
                                  <w:u w:color="808080"/>
                                  <w:lang w:val="fr-FR"/>
                                </w:rPr>
                                <w:delText>SEG2505                                                                A-2023</w:delText>
                              </w:r>
                            </w:del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5F9AE3" id="_x0000_t202" coordsize="21600,21600" o:spt="202" path="m,l,21600r21600,l21600,xe">
                <v:stroke joinstyle="miter"/>
                <v:path gradientshapeok="t" o:connecttype="rect"/>
              </v:shapetype>
              <v:shape id="Text Box 1505162311" o:spid="_x0000_s1037" type="#_x0000_t202" alt="Text Box 4" style="position:absolute;margin-left:51pt;margin-top:749.25pt;width:423pt;height:22pt;z-index:-2516387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" filled="f" stroked="f" strokeweight="1pt">
                <v:stroke miterlimit="4"/>
                <v:textbox inset="1.27mm,1.27mm,1.27mm,1.27mm">
                  <w:txbxContent>
                    <w:p w14:paraId="59697965" w14:textId="77777777" w:rsidR="009645C3" w:rsidRDefault="008E6C48">
                      <w:pPr>
                        <w:pStyle w:val="Footer"/>
                        <w:ind w:right="360"/>
                        <w:rPr>
                          <w:del w:id="313" w:author="Microsoft Word" w:date="2023-12-06T16:30:00Z"/>
                        </w:rPr>
                      </w:pPr>
                      <w:del w:id="314" w:author="Microsoft Word" w:date="2023-12-06T16:30:00Z">
                        <w:r>
                          <w:rPr>
                            <w:rFonts w:ascii="Arial" w:hAnsi="Arial"/>
                            <w:color w:val="808080"/>
                            <w:sz w:val="22"/>
                            <w:szCs w:val="22"/>
                            <w:u w:color="808080"/>
                            <w:lang w:val="fr-FR"/>
                          </w:rPr>
                          <w:delText>SEG2505                                                                A-2023</w:delText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  <w:ins w:id="315" w:author="Microsoft Word" w:date="2023-12-06T16:30:00Z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1" locked="0" layoutInCell="1" allowOverlap="1" wp14:anchorId="75783C34" wp14:editId="20AA954C">
                <wp:simplePos x="0" y="0"/>
                <wp:positionH relativeFrom="page">
                  <wp:posOffset>647700</wp:posOffset>
                </wp:positionH>
                <wp:positionV relativeFrom="page">
                  <wp:posOffset>9515475</wp:posOffset>
                </wp:positionV>
                <wp:extent cx="5372100" cy="279400"/>
                <wp:effectExtent l="0" t="0" r="0" b="0"/>
                <wp:wrapNone/>
                <wp:docPr id="1073741834" name="Text Box 1073741834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E389F0D" w14:textId="77777777" w:rsidR="009645C3" w:rsidRDefault="008E6C48">
                            <w:pPr>
                              <w:pStyle w:val="Footer"/>
                              <w:ind w:right="360"/>
                              <w:rPr>
                                <w:ins w:id="316" w:author="Microsoft Word" w:date="2023-12-06T16:30:00Z"/>
                              </w:rPr>
                            </w:pPr>
                            <w:ins w:id="317" w:author="Microsoft Word" w:date="2023-12-06T16:30:00Z">
                              <w:r>
                                <w:rPr>
                                  <w:rFonts w:ascii="Arial" w:hAnsi="Arial"/>
                                  <w:color w:val="808080"/>
                                  <w:sz w:val="22"/>
                                  <w:szCs w:val="22"/>
                                  <w:u w:color="808080"/>
                                  <w:lang w:val="fr-FR"/>
                                </w:rPr>
                                <w:t>SEG2505                                                                A-2023</w:t>
                              </w:r>
                            </w:ins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83C34" id="Text Box 1073741834" o:spid="_x0000_s1038" type="#_x0000_t202" alt="Text Box 4" style="position:absolute;margin-left:51pt;margin-top:749.25pt;width:423pt;height:22pt;z-index:-25164800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" filled="f" stroked="f" strokeweight="1pt">
                <v:stroke miterlimit="4"/>
                <v:textbox inset="1.27mm,1.27mm,1.27mm,1.27mm">
                  <w:txbxContent>
                    <w:p w14:paraId="7E389F0D" w14:textId="77777777" w:rsidR="009645C3" w:rsidRDefault="008E6C48">
                      <w:pPr>
                        <w:pStyle w:val="Footer"/>
                        <w:ind w:right="360"/>
                        <w:rPr>
                          <w:ins w:id="318" w:author="Microsoft Word" w:date="2023-12-06T16:30:00Z"/>
                        </w:rPr>
                      </w:pPr>
                      <w:ins w:id="319" w:author="Microsoft Word" w:date="2023-12-06T16:30:00Z">
                        <w:r>
                          <w:rPr>
                            <w:rFonts w:ascii="Arial" w:hAnsi="Arial"/>
                            <w:color w:val="808080"/>
                            <w:sz w:val="22"/>
                            <w:szCs w:val="22"/>
                            <w:u w:color="808080"/>
                            <w:lang w:val="fr-FR"/>
                          </w:rPr>
                          <w:t>SEG2505                                                                A-2023</w:t>
                        </w:r>
                      </w:ins>
                    </w:p>
                  </w:txbxContent>
                </v:textbox>
                <w10:wrap anchorx="page" anchory="page"/>
              </v:shape>
            </w:pict>
          </mc:Fallback>
        </mc:AlternateContent>
      </w:r>
    </w:ins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39EAE" w14:textId="4A3789E3" w:rsidR="009645C3" w:rsidRDefault="008E6C48">
    <w:pPr>
      <w:pStyle w:val="HeaderFooter"/>
    </w:pPr>
    <w:del w:id="320" w:author="Microsoft Word" w:date="2023-12-06T16:30:00Z">
      <w:r>
        <w:rPr>
          <w:noProof/>
        </w:rPr>
        <w:drawing>
          <wp:anchor distT="152400" distB="152400" distL="152400" distR="152400" simplePos="0" relativeHeight="251679744" behindDoc="1" locked="0" layoutInCell="1" allowOverlap="1" wp14:anchorId="4FB1B656" wp14:editId="6FACD828">
            <wp:simplePos x="0" y="0"/>
            <wp:positionH relativeFrom="page">
              <wp:posOffset>19049</wp:posOffset>
            </wp:positionH>
            <wp:positionV relativeFrom="page">
              <wp:posOffset>0</wp:posOffset>
            </wp:positionV>
            <wp:extent cx="7758661" cy="10040620"/>
            <wp:effectExtent l="0" t="0" r="0" b="0"/>
            <wp:wrapNone/>
            <wp:docPr id="1843825936" name="Picture 1843825936" descr="CommonLaw_LETTERHEA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ommonLaw_LETTERHEAD.jpg" descr="CommonLaw_LETTERHEAD.jpg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7758661" cy="10040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0768" behindDoc="1" locked="0" layoutInCell="1" allowOverlap="1" wp14:anchorId="54ED6B58" wp14:editId="333BEFB4">
                <wp:simplePos x="0" y="0"/>
                <wp:positionH relativeFrom="page">
                  <wp:posOffset>231139</wp:posOffset>
                </wp:positionH>
                <wp:positionV relativeFrom="page">
                  <wp:posOffset>8682990</wp:posOffset>
                </wp:positionV>
                <wp:extent cx="6038850" cy="1019175"/>
                <wp:effectExtent l="0" t="0" r="0" b="0"/>
                <wp:wrapNone/>
                <wp:docPr id="3939098" name="Text Box 3939098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019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54CEBD9" w14:textId="77777777" w:rsidR="009645C3" w:rsidRDefault="008E6C48">
                            <w:pPr>
                              <w:pStyle w:val="Body"/>
                              <w:widowControl w:val="0"/>
                              <w:spacing w:before="100" w:after="280"/>
                              <w:rPr>
                                <w:del w:id="321" w:author="Microsoft Word" w:date="2023-12-06T16:30:00Z"/>
                                <w:rFonts w:ascii="Arial" w:eastAsia="Arial" w:hAnsi="Arial" w:cs="Arial"/>
                                <w:color w:val="FFFFFF"/>
                                <w:sz w:val="36"/>
                                <w:szCs w:val="36"/>
                                <w:u w:color="FFFFFF"/>
                              </w:rPr>
                            </w:pPr>
                            <w:del w:id="322" w:author="Microsoft Word" w:date="2023-12-06T16:30:00Z"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É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cole de science informatique et g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é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 xml:space="preserve">nie 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é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lectrique</w:delText>
                              </w:r>
                            </w:del>
                          </w:p>
                          <w:p w14:paraId="0300B788" w14:textId="77777777" w:rsidR="009645C3" w:rsidRDefault="008E6C48">
                            <w:pPr>
                              <w:pStyle w:val="Body"/>
                              <w:widowControl w:val="0"/>
                              <w:spacing w:after="280"/>
                              <w:rPr>
                                <w:del w:id="323" w:author="Microsoft Word" w:date="2023-12-06T16:30:00Z"/>
                              </w:rPr>
                            </w:pPr>
                            <w:del w:id="324" w:author="Microsoft Word" w:date="2023-12-06T16:30:00Z"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uOttawa.ca</w:delText>
                              </w:r>
                            </w:del>
                          </w:p>
                        </w:txbxContent>
                      </wps:txbx>
                      <wps:bodyPr wrap="square" lIns="45719" tIns="45719" rIns="45719" bIns="45719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ED6B58" id="_x0000_t202" coordsize="21600,21600" o:spt="202" path="m,l,21600r21600,l21600,xe">
                <v:stroke joinstyle="miter"/>
                <v:path gradientshapeok="t" o:connecttype="rect"/>
              </v:shapetype>
              <v:shape id="Text Box 3939098" o:spid="_x0000_s1039" type="#_x0000_t202" alt="Text Box 5" style="position:absolute;margin-left:18.2pt;margin-top:683.7pt;width:475.5pt;height:80.25pt;z-index:-2516357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" filled="f" stroked="f" strokeweight="1pt">
                <v:stroke miterlimit="4"/>
                <v:textbox inset="1.27mm,1.27mm,1.27mm,1.27mm">
                  <w:txbxContent>
                    <w:p w14:paraId="554CEBD9" w14:textId="77777777" w:rsidR="009645C3" w:rsidRDefault="008E6C48">
                      <w:pPr>
                        <w:pStyle w:val="Body"/>
                        <w:widowControl w:val="0"/>
                        <w:spacing w:before="100" w:after="280"/>
                        <w:rPr>
                          <w:del w:id="325" w:author="Microsoft Word" w:date="2023-12-06T16:30:00Z"/>
                          <w:rFonts w:ascii="Arial" w:eastAsia="Arial" w:hAnsi="Arial" w:cs="Arial"/>
                          <w:color w:val="FFFFFF"/>
                          <w:sz w:val="36"/>
                          <w:szCs w:val="36"/>
                          <w:u w:color="FFFFFF"/>
                        </w:rPr>
                      </w:pPr>
                      <w:del w:id="326" w:author="Microsoft Word" w:date="2023-12-06T16:30:00Z"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É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cole de science informatique et g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é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 xml:space="preserve">nie 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é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lectrique</w:delText>
                        </w:r>
                      </w:del>
                    </w:p>
                    <w:p w14:paraId="0300B788" w14:textId="77777777" w:rsidR="009645C3" w:rsidRDefault="008E6C48">
                      <w:pPr>
                        <w:pStyle w:val="Body"/>
                        <w:widowControl w:val="0"/>
                        <w:spacing w:after="280"/>
                        <w:rPr>
                          <w:del w:id="327" w:author="Microsoft Word" w:date="2023-12-06T16:30:00Z"/>
                        </w:rPr>
                      </w:pPr>
                      <w:del w:id="328" w:author="Microsoft Word" w:date="2023-12-06T16:30:00Z">
                        <w:r>
                          <w:rPr>
                            <w:rFonts w:ascii="Arial" w:hAnsi="Arial"/>
                            <w:b/>
                            <w:bCs/>
                            <w:color w:val="FFFFFF"/>
                            <w:sz w:val="36"/>
                            <w:szCs w:val="36"/>
                            <w:u w:color="FFFFFF"/>
                          </w:rPr>
                          <w:delText>uOttawa.ca</w:delText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  <w:ins w:id="329" w:author="Microsoft Word" w:date="2023-12-06T16:30:00Z">
      <w:r>
        <w:rPr>
          <w:noProof/>
        </w:rPr>
        <w:drawing>
          <wp:anchor distT="152400" distB="152400" distL="152400" distR="152400" simplePos="0" relativeHeight="251669504" behindDoc="1" locked="0" layoutInCell="1" allowOverlap="1" wp14:anchorId="4B2E4892" wp14:editId="49A2D936">
            <wp:simplePos x="0" y="0"/>
            <wp:positionH relativeFrom="page">
              <wp:posOffset>19049</wp:posOffset>
            </wp:positionH>
            <wp:positionV relativeFrom="page">
              <wp:posOffset>0</wp:posOffset>
            </wp:positionV>
            <wp:extent cx="7758661" cy="10040620"/>
            <wp:effectExtent l="0" t="0" r="0" b="0"/>
            <wp:wrapNone/>
            <wp:docPr id="1073741835" name="Picture 1073741835" descr="CommonLaw_LETTERHEA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ommonLaw_LETTERHEAD.jpg" descr="CommonLaw_LETTERHEAD.jpg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7758661" cy="10040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0528" behindDoc="1" locked="0" layoutInCell="1" allowOverlap="1" wp14:anchorId="0773D419" wp14:editId="019C70A4">
                <wp:simplePos x="0" y="0"/>
                <wp:positionH relativeFrom="page">
                  <wp:posOffset>231139</wp:posOffset>
                </wp:positionH>
                <wp:positionV relativeFrom="page">
                  <wp:posOffset>8682990</wp:posOffset>
                </wp:positionV>
                <wp:extent cx="6038850" cy="1019175"/>
                <wp:effectExtent l="0" t="0" r="0" b="0"/>
                <wp:wrapNone/>
                <wp:docPr id="1073741836" name="Text Box 1073741836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019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056975D" w14:textId="77777777" w:rsidR="009645C3" w:rsidRDefault="008E6C48">
                            <w:pPr>
                              <w:pStyle w:val="Body"/>
                              <w:widowControl w:val="0"/>
                              <w:spacing w:before="100" w:after="280"/>
                              <w:rPr>
                                <w:ins w:id="330" w:author="Microsoft Word" w:date="2023-12-06T16:30:00Z"/>
                                <w:rFonts w:ascii="Arial" w:eastAsia="Arial" w:hAnsi="Arial" w:cs="Arial"/>
                                <w:color w:val="FFFFFF"/>
                                <w:sz w:val="36"/>
                                <w:szCs w:val="36"/>
                                <w:u w:color="FFFFFF"/>
                              </w:rPr>
                            </w:pPr>
                            <w:ins w:id="331" w:author="Microsoft Word" w:date="2023-12-06T16:30:00Z"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t>É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t>cole de science informatique et g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t>é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t xml:space="preserve">nie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t>é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t>lectrique</w:t>
                              </w:r>
                            </w:ins>
                          </w:p>
                          <w:p w14:paraId="04F99545" w14:textId="77777777" w:rsidR="009645C3" w:rsidRDefault="008E6C48">
                            <w:pPr>
                              <w:pStyle w:val="Body"/>
                              <w:widowControl w:val="0"/>
                              <w:spacing w:after="280"/>
                              <w:rPr>
                                <w:ins w:id="332" w:author="Microsoft Word" w:date="2023-12-06T16:30:00Z"/>
                              </w:rPr>
                            </w:pPr>
                            <w:ins w:id="333" w:author="Microsoft Word" w:date="2023-12-06T16:30:00Z"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t>uOttawa.ca</w:t>
                              </w:r>
                            </w:ins>
                          </w:p>
                        </w:txbxContent>
                      </wps:txbx>
                      <wps:bodyPr wrap="square" lIns="45719" tIns="45719" rIns="45719" bIns="45719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3D419" id="Text Box 1073741836" o:spid="_x0000_s1040" type="#_x0000_t202" alt="Text Box 5" style="position:absolute;margin-left:18.2pt;margin-top:683.7pt;width:475.5pt;height:80.25pt;z-index:-2516459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" filled="f" stroked="f" strokeweight="1pt">
                <v:stroke miterlimit="4"/>
                <v:textbox inset="1.27mm,1.27mm,1.27mm,1.27mm">
                  <w:txbxContent>
                    <w:p w14:paraId="3056975D" w14:textId="77777777" w:rsidR="009645C3" w:rsidRDefault="008E6C48">
                      <w:pPr>
                        <w:pStyle w:val="Body"/>
                        <w:widowControl w:val="0"/>
                        <w:spacing w:before="100" w:after="280"/>
                        <w:rPr>
                          <w:ins w:id="334" w:author="Microsoft Word" w:date="2023-12-06T16:30:00Z"/>
                          <w:rFonts w:ascii="Arial" w:eastAsia="Arial" w:hAnsi="Arial" w:cs="Arial"/>
                          <w:color w:val="FFFFFF"/>
                          <w:sz w:val="36"/>
                          <w:szCs w:val="36"/>
                          <w:u w:color="FFFFFF"/>
                        </w:rPr>
                      </w:pPr>
                      <w:ins w:id="335" w:author="Microsoft Word" w:date="2023-12-06T16:30:00Z"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t>É</w: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t>cole de science informatique et g</w: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t>é</w: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t xml:space="preserve">nie </w: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t>é</w: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t>lectrique</w:t>
                        </w:r>
                      </w:ins>
                    </w:p>
                    <w:p w14:paraId="04F99545" w14:textId="77777777" w:rsidR="009645C3" w:rsidRDefault="008E6C48">
                      <w:pPr>
                        <w:pStyle w:val="Body"/>
                        <w:widowControl w:val="0"/>
                        <w:spacing w:after="280"/>
                        <w:rPr>
                          <w:ins w:id="336" w:author="Microsoft Word" w:date="2023-12-06T16:30:00Z"/>
                        </w:rPr>
                      </w:pPr>
                      <w:ins w:id="337" w:author="Microsoft Word" w:date="2023-12-06T16:30:00Z">
                        <w:r>
                          <w:rPr>
                            <w:rFonts w:ascii="Arial" w:hAnsi="Arial"/>
                            <w:b/>
                            <w:bCs/>
                            <w:color w:val="FFFFFF"/>
                            <w:sz w:val="36"/>
                            <w:szCs w:val="36"/>
                            <w:u w:color="FFFFFF"/>
                          </w:rPr>
                          <w:t>uOttawa.ca</w:t>
                        </w:r>
                      </w:ins>
                    </w:p>
                  </w:txbxContent>
                </v:textbox>
                <w10:wrap anchorx="page" anchory="page"/>
              </v:shape>
            </w:pict>
          </mc:Fallback>
        </mc:AlternateContent>
      </w:r>
    </w:ins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7CA03" w14:textId="18FFD18A" w:rsidR="008E6C48" w:rsidRDefault="008E6C48">
    <w:pPr>
      <w:pStyle w:val="HeaderFooter"/>
      <w:pPrChange w:id="655" w:author="Microsoft Word" w:date="2023-12-06T16:30:00Z">
        <w:pPr>
          <w:pStyle w:val="Header"/>
        </w:pPr>
      </w:pPrChange>
    </w:pPr>
    <w:del w:id="656" w:author="Microsoft Word" w:date="2023-12-06T16:30:00Z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2816" behindDoc="1" locked="0" layoutInCell="1" allowOverlap="1" wp14:anchorId="29165115" wp14:editId="58316413">
                <wp:simplePos x="0" y="0"/>
                <wp:positionH relativeFrom="page">
                  <wp:posOffset>647700</wp:posOffset>
                </wp:positionH>
                <wp:positionV relativeFrom="page">
                  <wp:posOffset>9515475</wp:posOffset>
                </wp:positionV>
                <wp:extent cx="5372100" cy="279400"/>
                <wp:effectExtent l="0" t="0" r="0" b="0"/>
                <wp:wrapNone/>
                <wp:docPr id="1073741838" name="officeArt object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40522B5" w14:textId="77777777" w:rsidR="009645C3" w:rsidRDefault="008E6C48">
                            <w:pPr>
                              <w:pStyle w:val="Footer"/>
                              <w:ind w:right="360"/>
                              <w:rPr>
                                <w:del w:id="657" w:author="Microsoft Word" w:date="2023-12-06T16:30:00Z"/>
                              </w:rPr>
                            </w:pPr>
                            <w:del w:id="658" w:author="Microsoft Word" w:date="2023-12-06T16:30:00Z">
                              <w:r>
                                <w:rPr>
                                  <w:rFonts w:ascii="Arial" w:hAnsi="Arial"/>
                                  <w:color w:val="808080"/>
                                  <w:sz w:val="22"/>
                                  <w:szCs w:val="22"/>
                                  <w:u w:color="808080"/>
                                  <w:lang w:val="fr-FR"/>
                                </w:rPr>
                                <w:delText>SEG2505                                                                A-2023</w:delText>
                              </w:r>
                            </w:del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165115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41" type="#_x0000_t202" alt="Text Box 4" style="position:absolute;margin-left:51pt;margin-top:749.25pt;width:423pt;height:22pt;z-index:-2516336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" filled="f" stroked="f" strokeweight="1pt">
                <v:stroke miterlimit="4"/>
                <v:textbox inset="1.27mm,1.27mm,1.27mm,1.27mm">
                  <w:txbxContent>
                    <w:p w14:paraId="640522B5" w14:textId="77777777" w:rsidR="009645C3" w:rsidRDefault="008E6C48">
                      <w:pPr>
                        <w:pStyle w:val="Footer"/>
                        <w:ind w:right="360"/>
                        <w:rPr>
                          <w:del w:id="659" w:author="Microsoft Word" w:date="2023-12-06T16:30:00Z"/>
                        </w:rPr>
                      </w:pPr>
                      <w:del w:id="660" w:author="Microsoft Word" w:date="2023-12-06T16:30:00Z">
                        <w:r>
                          <w:rPr>
                            <w:rFonts w:ascii="Arial" w:hAnsi="Arial"/>
                            <w:color w:val="808080"/>
                            <w:sz w:val="22"/>
                            <w:szCs w:val="22"/>
                            <w:u w:color="808080"/>
                            <w:lang w:val="fr-FR"/>
                          </w:rPr>
                          <w:delText>SEG2505                                                                A-2023</w:delText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C7612" w14:textId="313078E4" w:rsidR="008E6C48" w:rsidRDefault="008E6C48">
    <w:pPr>
      <w:pStyle w:val="HeaderFooter"/>
      <w:pPrChange w:id="661" w:author="Microsoft Word" w:date="2023-12-06T16:30:00Z">
        <w:pPr>
          <w:pStyle w:val="Header"/>
        </w:pPr>
      </w:pPrChange>
    </w:pPr>
    <w:del w:id="662" w:author="Microsoft Word" w:date="2023-12-06T16:30:00Z">
      <w:r>
        <w:rPr>
          <w:noProof/>
        </w:rPr>
        <w:drawing>
          <wp:anchor distT="152400" distB="152400" distL="152400" distR="152400" simplePos="0" relativeHeight="251684864" behindDoc="1" locked="0" layoutInCell="1" allowOverlap="1" wp14:anchorId="2B9A7D93" wp14:editId="60D03376">
            <wp:simplePos x="0" y="0"/>
            <wp:positionH relativeFrom="page">
              <wp:posOffset>19049</wp:posOffset>
            </wp:positionH>
            <wp:positionV relativeFrom="page">
              <wp:posOffset>0</wp:posOffset>
            </wp:positionV>
            <wp:extent cx="7758661" cy="10040620"/>
            <wp:effectExtent l="0" t="0" r="0" b="0"/>
            <wp:wrapNone/>
            <wp:docPr id="1073741839" name="officeArt object" descr="CommonLaw_LETTERHEA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ommonLaw_LETTERHEAD.jpg" descr="CommonLaw_LETTERHEAD.jpg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7758661" cy="10040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1" locked="0" layoutInCell="1" allowOverlap="1" wp14:anchorId="2E532583" wp14:editId="46D2DECB">
                <wp:simplePos x="0" y="0"/>
                <wp:positionH relativeFrom="page">
                  <wp:posOffset>231139</wp:posOffset>
                </wp:positionH>
                <wp:positionV relativeFrom="page">
                  <wp:posOffset>8682990</wp:posOffset>
                </wp:positionV>
                <wp:extent cx="6038850" cy="1019175"/>
                <wp:effectExtent l="0" t="0" r="0" b="0"/>
                <wp:wrapNone/>
                <wp:docPr id="1073741840" name="officeArt object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019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2616141" w14:textId="77777777" w:rsidR="009645C3" w:rsidRDefault="008E6C48">
                            <w:pPr>
                              <w:pStyle w:val="Body"/>
                              <w:widowControl w:val="0"/>
                              <w:spacing w:before="100" w:after="280"/>
                              <w:rPr>
                                <w:del w:id="663" w:author="Microsoft Word" w:date="2023-12-06T16:30:00Z"/>
                                <w:rFonts w:ascii="Arial" w:eastAsia="Arial" w:hAnsi="Arial" w:cs="Arial"/>
                                <w:color w:val="FFFFFF"/>
                                <w:sz w:val="36"/>
                                <w:szCs w:val="36"/>
                                <w:u w:color="FFFFFF"/>
                              </w:rPr>
                            </w:pPr>
                            <w:del w:id="664" w:author="Microsoft Word" w:date="2023-12-06T16:30:00Z"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É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cole de science informatique et g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é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 xml:space="preserve">nie 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é</w:delTex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lectrique</w:delText>
                              </w:r>
                            </w:del>
                          </w:p>
                          <w:p w14:paraId="6CDCB248" w14:textId="77777777" w:rsidR="009645C3" w:rsidRDefault="008E6C48">
                            <w:pPr>
                              <w:pStyle w:val="Body"/>
                              <w:widowControl w:val="0"/>
                              <w:spacing w:after="280"/>
                              <w:rPr>
                                <w:del w:id="665" w:author="Microsoft Word" w:date="2023-12-06T16:30:00Z"/>
                              </w:rPr>
                            </w:pPr>
                            <w:del w:id="666" w:author="Microsoft Word" w:date="2023-12-06T16:30:00Z"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uOttawa.ca</w:delText>
                              </w:r>
                            </w:del>
                          </w:p>
                        </w:txbxContent>
                      </wps:txbx>
                      <wps:bodyPr wrap="square" lIns="45719" tIns="45719" rIns="45719" bIns="45719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532583" id="_x0000_t202" coordsize="21600,21600" o:spt="202" path="m,l,21600r21600,l21600,xe">
                <v:stroke joinstyle="miter"/>
                <v:path gradientshapeok="t" o:connecttype="rect"/>
              </v:shapetype>
              <v:shape id="_x0000_s1042" type="#_x0000_t202" alt="Text Box 5" style="position:absolute;margin-left:18.2pt;margin-top:683.7pt;width:475.5pt;height:80.25pt;z-index:-2516305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" filled="f" stroked="f" strokeweight="1pt">
                <v:stroke miterlimit="4"/>
                <v:textbox inset="1.27mm,1.27mm,1.27mm,1.27mm">
                  <w:txbxContent>
                    <w:p w14:paraId="02616141" w14:textId="77777777" w:rsidR="009645C3" w:rsidRDefault="008E6C48">
                      <w:pPr>
                        <w:pStyle w:val="Body"/>
                        <w:widowControl w:val="0"/>
                        <w:spacing w:before="100" w:after="280"/>
                        <w:rPr>
                          <w:del w:id="667" w:author="Microsoft Word" w:date="2023-12-06T16:30:00Z"/>
                          <w:rFonts w:ascii="Arial" w:eastAsia="Arial" w:hAnsi="Arial" w:cs="Arial"/>
                          <w:color w:val="FFFFFF"/>
                          <w:sz w:val="36"/>
                          <w:szCs w:val="36"/>
                          <w:u w:color="FFFFFF"/>
                        </w:rPr>
                      </w:pPr>
                      <w:del w:id="668" w:author="Microsoft Word" w:date="2023-12-06T16:30:00Z"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É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cole de science informatique et g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é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 xml:space="preserve">nie 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é</w:delText>
                        </w:r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lectrique</w:delText>
                        </w:r>
                      </w:del>
                    </w:p>
                    <w:p w14:paraId="6CDCB248" w14:textId="77777777" w:rsidR="009645C3" w:rsidRDefault="008E6C48">
                      <w:pPr>
                        <w:pStyle w:val="Body"/>
                        <w:widowControl w:val="0"/>
                        <w:spacing w:after="280"/>
                        <w:rPr>
                          <w:del w:id="669" w:author="Microsoft Word" w:date="2023-12-06T16:30:00Z"/>
                        </w:rPr>
                      </w:pPr>
                      <w:del w:id="670" w:author="Microsoft Word" w:date="2023-12-06T16:30:00Z">
                        <w:r>
                          <w:rPr>
                            <w:rFonts w:ascii="Arial" w:hAnsi="Arial"/>
                            <w:b/>
                            <w:bCs/>
                            <w:color w:val="FFFFFF"/>
                            <w:sz w:val="36"/>
                            <w:szCs w:val="36"/>
                            <w:u w:color="FFFFFF"/>
                          </w:rPr>
                          <w:delText>uOttawa.ca</w:delText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7DBF"/>
    <w:multiLevelType w:val="hybridMultilevel"/>
    <w:tmpl w:val="BDBC7BE0"/>
    <w:lvl w:ilvl="0" w:tplc="D9727F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DE02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B610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2AE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2E0D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5445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4047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9A2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F84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04ACA"/>
    <w:multiLevelType w:val="hybridMultilevel"/>
    <w:tmpl w:val="E2F2D990"/>
    <w:lvl w:ilvl="0" w:tplc="F4C6D35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9421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9040F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B2818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8613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06C90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8B7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648B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23EC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88A"/>
    <w:multiLevelType w:val="hybridMultilevel"/>
    <w:tmpl w:val="1E74C6B0"/>
    <w:lvl w:ilvl="0" w:tplc="E63ACB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A4F88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16D22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DEA1D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A048E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7AFEA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17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D822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42C6D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B38D9"/>
    <w:multiLevelType w:val="hybridMultilevel"/>
    <w:tmpl w:val="3E92E868"/>
    <w:lvl w:ilvl="0" w:tplc="6E66B56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38236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4C8CD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AC81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4ABA9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8A9D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346ED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74AEF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1E92D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42D51"/>
    <w:multiLevelType w:val="hybridMultilevel"/>
    <w:tmpl w:val="94AAEB50"/>
    <w:lvl w:ilvl="0" w:tplc="0C0C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1A1D6E89"/>
    <w:multiLevelType w:val="hybridMultilevel"/>
    <w:tmpl w:val="7D18873C"/>
    <w:lvl w:ilvl="0" w:tplc="71D43FB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18C9C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096C55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E6F60592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A6C85E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CDAF91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B0CEB0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282A5B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02B6D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C94315"/>
    <w:multiLevelType w:val="hybridMultilevel"/>
    <w:tmpl w:val="6674083E"/>
    <w:styleLink w:val="ImportedStyle1"/>
    <w:lvl w:ilvl="0" w:tplc="80BC2A24">
      <w:start w:val="1"/>
      <w:numFmt w:val="decimal"/>
      <w:lvlText w:val="%1."/>
      <w:lvlJc w:val="left"/>
      <w:pPr>
        <w:ind w:left="720" w:hanging="51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63E80D0">
      <w:start w:val="1"/>
      <w:numFmt w:val="lowerLetter"/>
      <w:lvlText w:val="%2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618C68A">
      <w:start w:val="1"/>
      <w:numFmt w:val="lowerRoman"/>
      <w:lvlText w:val="%3."/>
      <w:lvlJc w:val="left"/>
      <w:pPr>
        <w:ind w:left="2160" w:hanging="3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FE8D054">
      <w:start w:val="1"/>
      <w:numFmt w:val="decimal"/>
      <w:lvlText w:val="%4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05077C8">
      <w:start w:val="1"/>
      <w:numFmt w:val="lowerLetter"/>
      <w:lvlText w:val="%5."/>
      <w:lvlJc w:val="left"/>
      <w:pPr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D8D456">
      <w:start w:val="1"/>
      <w:numFmt w:val="lowerRoman"/>
      <w:lvlText w:val="%6."/>
      <w:lvlJc w:val="left"/>
      <w:pPr>
        <w:ind w:left="4320" w:hanging="3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2EC162">
      <w:start w:val="1"/>
      <w:numFmt w:val="decimal"/>
      <w:lvlText w:val="%7."/>
      <w:lvlJc w:val="left"/>
      <w:pPr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4262FAE">
      <w:start w:val="1"/>
      <w:numFmt w:val="lowerLetter"/>
      <w:lvlText w:val="%8."/>
      <w:lvlJc w:val="left"/>
      <w:pPr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6285A42">
      <w:start w:val="1"/>
      <w:numFmt w:val="lowerRoman"/>
      <w:lvlText w:val="%9."/>
      <w:lvlJc w:val="left"/>
      <w:pPr>
        <w:ind w:left="6480" w:hanging="3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0C26804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727A5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236F2269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D29A8"/>
    <w:multiLevelType w:val="hybridMultilevel"/>
    <w:tmpl w:val="748EFF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11486"/>
    <w:multiLevelType w:val="hybridMultilevel"/>
    <w:tmpl w:val="3342F7C6"/>
    <w:lvl w:ilvl="0" w:tplc="1DFCD6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E2E0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A2BC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F4676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72F3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309B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1070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3E0C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982A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3265F"/>
    <w:multiLevelType w:val="hybridMultilevel"/>
    <w:tmpl w:val="99340E3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97E6F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50A18"/>
    <w:multiLevelType w:val="hybridMultilevel"/>
    <w:tmpl w:val="D7DEFF9E"/>
    <w:lvl w:ilvl="0" w:tplc="02E2EE0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4EE5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10D6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9AEC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EE05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42BA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CC06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FEC6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384E4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0570A3"/>
    <w:multiLevelType w:val="hybridMultilevel"/>
    <w:tmpl w:val="BB1CAE3C"/>
    <w:lvl w:ilvl="0" w:tplc="C470A79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0E915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1A0CD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64F3A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EA2A5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2AF0C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FA573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ECE02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0860E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E85EAE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F80A81"/>
    <w:multiLevelType w:val="hybridMultilevel"/>
    <w:tmpl w:val="72F0D4C8"/>
    <w:lvl w:ilvl="0" w:tplc="79CAB9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7AE8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8056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368FB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3C94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EC87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DEE04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4A04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CC4C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AC1D6B"/>
    <w:multiLevelType w:val="hybridMultilevel"/>
    <w:tmpl w:val="8DE41042"/>
    <w:lvl w:ilvl="0" w:tplc="F34A225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70D0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365F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0E9E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7ED2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1C07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84A0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3054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6803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122FE7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1B3F66"/>
    <w:multiLevelType w:val="hybridMultilevel"/>
    <w:tmpl w:val="6674083E"/>
    <w:numStyleLink w:val="ImportedStyle1"/>
  </w:abstractNum>
  <w:abstractNum w:abstractNumId="21" w15:restartNumberingAfterBreak="0">
    <w:nsid w:val="3CA95F2C"/>
    <w:multiLevelType w:val="hybridMultilevel"/>
    <w:tmpl w:val="D2163D3C"/>
    <w:lvl w:ilvl="0" w:tplc="0C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F6840BE"/>
    <w:multiLevelType w:val="hybridMultilevel"/>
    <w:tmpl w:val="0030837A"/>
    <w:lvl w:ilvl="0" w:tplc="0C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36501A"/>
    <w:multiLevelType w:val="hybridMultilevel"/>
    <w:tmpl w:val="1B18B2EC"/>
    <w:lvl w:ilvl="0" w:tplc="8D2C4D42">
      <w:start w:val="1"/>
      <w:numFmt w:val="decimal"/>
      <w:pStyle w:val="BodyText"/>
      <w:lvlText w:val="%1."/>
      <w:lvlJc w:val="righ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21137D"/>
    <w:multiLevelType w:val="hybridMultilevel"/>
    <w:tmpl w:val="D324AAF8"/>
    <w:lvl w:ilvl="0" w:tplc="6A6AE47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22CFD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6EFE4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84CEC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802E1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1E78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BEA19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6A1E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10BD7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374E52"/>
    <w:multiLevelType w:val="hybridMultilevel"/>
    <w:tmpl w:val="DB781B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E8562B"/>
    <w:multiLevelType w:val="hybridMultilevel"/>
    <w:tmpl w:val="0FF21CD0"/>
    <w:lvl w:ilvl="0" w:tplc="0C0C0019">
      <w:start w:val="1"/>
      <w:numFmt w:val="lowerLetter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7" w15:restartNumberingAfterBreak="0">
    <w:nsid w:val="625D49EF"/>
    <w:multiLevelType w:val="hybridMultilevel"/>
    <w:tmpl w:val="1F987F28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980" w:hanging="360"/>
      </w:pPr>
    </w:lvl>
    <w:lvl w:ilvl="2" w:tplc="0C0C001B" w:tentative="1">
      <w:start w:val="1"/>
      <w:numFmt w:val="lowerRoman"/>
      <w:lvlText w:val="%3."/>
      <w:lvlJc w:val="right"/>
      <w:pPr>
        <w:ind w:left="2700" w:hanging="180"/>
      </w:pPr>
    </w:lvl>
    <w:lvl w:ilvl="3" w:tplc="0C0C000F" w:tentative="1">
      <w:start w:val="1"/>
      <w:numFmt w:val="decimal"/>
      <w:lvlText w:val="%4."/>
      <w:lvlJc w:val="left"/>
      <w:pPr>
        <w:ind w:left="3420" w:hanging="360"/>
      </w:pPr>
    </w:lvl>
    <w:lvl w:ilvl="4" w:tplc="0C0C0019" w:tentative="1">
      <w:start w:val="1"/>
      <w:numFmt w:val="lowerLetter"/>
      <w:lvlText w:val="%5."/>
      <w:lvlJc w:val="left"/>
      <w:pPr>
        <w:ind w:left="4140" w:hanging="360"/>
      </w:pPr>
    </w:lvl>
    <w:lvl w:ilvl="5" w:tplc="0C0C001B" w:tentative="1">
      <w:start w:val="1"/>
      <w:numFmt w:val="lowerRoman"/>
      <w:lvlText w:val="%6."/>
      <w:lvlJc w:val="right"/>
      <w:pPr>
        <w:ind w:left="4860" w:hanging="180"/>
      </w:pPr>
    </w:lvl>
    <w:lvl w:ilvl="6" w:tplc="0C0C000F" w:tentative="1">
      <w:start w:val="1"/>
      <w:numFmt w:val="decimal"/>
      <w:lvlText w:val="%7."/>
      <w:lvlJc w:val="left"/>
      <w:pPr>
        <w:ind w:left="5580" w:hanging="360"/>
      </w:pPr>
    </w:lvl>
    <w:lvl w:ilvl="7" w:tplc="0C0C0019" w:tentative="1">
      <w:start w:val="1"/>
      <w:numFmt w:val="lowerLetter"/>
      <w:lvlText w:val="%8."/>
      <w:lvlJc w:val="left"/>
      <w:pPr>
        <w:ind w:left="6300" w:hanging="360"/>
      </w:pPr>
    </w:lvl>
    <w:lvl w:ilvl="8" w:tplc="0C0C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65CB5D2E"/>
    <w:multiLevelType w:val="hybridMultilevel"/>
    <w:tmpl w:val="1040D5E0"/>
    <w:lvl w:ilvl="0" w:tplc="8FC04B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FA409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0EFA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E428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8A3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6D6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6854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2832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A854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3E1A13"/>
    <w:multiLevelType w:val="hybridMultilevel"/>
    <w:tmpl w:val="FD2C3A6E"/>
    <w:lvl w:ilvl="0" w:tplc="ECD8E1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813A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8493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E41BA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1ECC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6CA42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A0CF9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FE37B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34ECC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B273AF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BD1D1A"/>
    <w:multiLevelType w:val="hybridMultilevel"/>
    <w:tmpl w:val="44D612F0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2" w15:restartNumberingAfterBreak="0">
    <w:nsid w:val="6CD617C5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5633D8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4" w15:restartNumberingAfterBreak="0">
    <w:nsid w:val="70A003D2"/>
    <w:multiLevelType w:val="hybridMultilevel"/>
    <w:tmpl w:val="A0EE7288"/>
    <w:lvl w:ilvl="0" w:tplc="418CF2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44E33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E6F41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007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04AA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CECC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E6F38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E4A1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4AA7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F53AA9"/>
    <w:multiLevelType w:val="hybridMultilevel"/>
    <w:tmpl w:val="5F187F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F24A45"/>
    <w:multiLevelType w:val="hybridMultilevel"/>
    <w:tmpl w:val="15AA774A"/>
    <w:lvl w:ilvl="0" w:tplc="D34E09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0F2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C88B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B00D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E6DE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80E4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0215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7003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B6B1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67E20CE"/>
    <w:multiLevelType w:val="hybridMultilevel"/>
    <w:tmpl w:val="8E2490F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44176F"/>
    <w:multiLevelType w:val="hybridMultilevel"/>
    <w:tmpl w:val="61BA7694"/>
    <w:lvl w:ilvl="0" w:tplc="6B54DBF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1CBC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5A96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445F5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3A4AD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C89D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434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38E0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E6FD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4C6027"/>
    <w:multiLevelType w:val="hybridMultilevel"/>
    <w:tmpl w:val="FA181BF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620" w:hanging="360"/>
      </w:pPr>
    </w:lvl>
    <w:lvl w:ilvl="2" w:tplc="0C0C001B" w:tentative="1">
      <w:start w:val="1"/>
      <w:numFmt w:val="lowerRoman"/>
      <w:lvlText w:val="%3."/>
      <w:lvlJc w:val="right"/>
      <w:pPr>
        <w:ind w:left="2340" w:hanging="180"/>
      </w:pPr>
    </w:lvl>
    <w:lvl w:ilvl="3" w:tplc="0C0C000F" w:tentative="1">
      <w:start w:val="1"/>
      <w:numFmt w:val="decimal"/>
      <w:lvlText w:val="%4."/>
      <w:lvlJc w:val="left"/>
      <w:pPr>
        <w:ind w:left="3060" w:hanging="360"/>
      </w:pPr>
    </w:lvl>
    <w:lvl w:ilvl="4" w:tplc="0C0C0019" w:tentative="1">
      <w:start w:val="1"/>
      <w:numFmt w:val="lowerLetter"/>
      <w:lvlText w:val="%5."/>
      <w:lvlJc w:val="left"/>
      <w:pPr>
        <w:ind w:left="3780" w:hanging="360"/>
      </w:pPr>
    </w:lvl>
    <w:lvl w:ilvl="5" w:tplc="0C0C001B" w:tentative="1">
      <w:start w:val="1"/>
      <w:numFmt w:val="lowerRoman"/>
      <w:lvlText w:val="%6."/>
      <w:lvlJc w:val="right"/>
      <w:pPr>
        <w:ind w:left="4500" w:hanging="180"/>
      </w:pPr>
    </w:lvl>
    <w:lvl w:ilvl="6" w:tplc="0C0C000F" w:tentative="1">
      <w:start w:val="1"/>
      <w:numFmt w:val="decimal"/>
      <w:lvlText w:val="%7."/>
      <w:lvlJc w:val="left"/>
      <w:pPr>
        <w:ind w:left="5220" w:hanging="360"/>
      </w:pPr>
    </w:lvl>
    <w:lvl w:ilvl="7" w:tplc="0C0C0019" w:tentative="1">
      <w:start w:val="1"/>
      <w:numFmt w:val="lowerLetter"/>
      <w:lvlText w:val="%8."/>
      <w:lvlJc w:val="left"/>
      <w:pPr>
        <w:ind w:left="5940" w:hanging="360"/>
      </w:pPr>
    </w:lvl>
    <w:lvl w:ilvl="8" w:tplc="0C0C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 w15:restartNumberingAfterBreak="0">
    <w:nsid w:val="7A4F081F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5C60CC"/>
    <w:multiLevelType w:val="hybridMultilevel"/>
    <w:tmpl w:val="6FAC8226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D73482"/>
    <w:multiLevelType w:val="hybridMultilevel"/>
    <w:tmpl w:val="4A3EA3B2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852156">
    <w:abstractNumId w:val="25"/>
  </w:num>
  <w:num w:numId="2" w16cid:durableId="1115758028">
    <w:abstractNumId w:val="35"/>
  </w:num>
  <w:num w:numId="3" w16cid:durableId="417555715">
    <w:abstractNumId w:val="0"/>
  </w:num>
  <w:num w:numId="4" w16cid:durableId="1133447429">
    <w:abstractNumId w:val="17"/>
  </w:num>
  <w:num w:numId="5" w16cid:durableId="707879942">
    <w:abstractNumId w:val="5"/>
  </w:num>
  <w:num w:numId="6" w16cid:durableId="1444183687">
    <w:abstractNumId w:val="33"/>
  </w:num>
  <w:num w:numId="7" w16cid:durableId="793908349">
    <w:abstractNumId w:val="4"/>
  </w:num>
  <w:num w:numId="8" w16cid:durableId="36055152">
    <w:abstractNumId w:val="26"/>
  </w:num>
  <w:num w:numId="9" w16cid:durableId="486435688">
    <w:abstractNumId w:val="8"/>
  </w:num>
  <w:num w:numId="10" w16cid:durableId="1917780745">
    <w:abstractNumId w:val="39"/>
  </w:num>
  <w:num w:numId="11" w16cid:durableId="1678190536">
    <w:abstractNumId w:val="2"/>
  </w:num>
  <w:num w:numId="12" w16cid:durableId="978344733">
    <w:abstractNumId w:val="36"/>
  </w:num>
  <w:num w:numId="13" w16cid:durableId="468209000">
    <w:abstractNumId w:val="28"/>
  </w:num>
  <w:num w:numId="14" w16cid:durableId="2014717516">
    <w:abstractNumId w:val="27"/>
  </w:num>
  <w:num w:numId="15" w16cid:durableId="479074758">
    <w:abstractNumId w:val="21"/>
  </w:num>
  <w:num w:numId="16" w16cid:durableId="1225991441">
    <w:abstractNumId w:val="40"/>
  </w:num>
  <w:num w:numId="17" w16cid:durableId="1561550144">
    <w:abstractNumId w:val="16"/>
  </w:num>
  <w:num w:numId="18" w16cid:durableId="2043435391">
    <w:abstractNumId w:val="7"/>
  </w:num>
  <w:num w:numId="19" w16cid:durableId="571739751">
    <w:abstractNumId w:val="9"/>
  </w:num>
  <w:num w:numId="20" w16cid:durableId="1053702001">
    <w:abstractNumId w:val="19"/>
  </w:num>
  <w:num w:numId="21" w16cid:durableId="1425490900">
    <w:abstractNumId w:val="13"/>
  </w:num>
  <w:num w:numId="22" w16cid:durableId="1254557090">
    <w:abstractNumId w:val="30"/>
  </w:num>
  <w:num w:numId="23" w16cid:durableId="1351685129">
    <w:abstractNumId w:val="32"/>
  </w:num>
  <w:num w:numId="24" w16cid:durableId="1467817355">
    <w:abstractNumId w:val="10"/>
  </w:num>
  <w:num w:numId="25" w16cid:durableId="1845513011">
    <w:abstractNumId w:val="38"/>
  </w:num>
  <w:num w:numId="26" w16cid:durableId="581648447">
    <w:abstractNumId w:val="37"/>
  </w:num>
  <w:num w:numId="27" w16cid:durableId="290943971">
    <w:abstractNumId w:val="3"/>
  </w:num>
  <w:num w:numId="28" w16cid:durableId="267859672">
    <w:abstractNumId w:val="18"/>
  </w:num>
  <w:num w:numId="29" w16cid:durableId="1118377778">
    <w:abstractNumId w:val="15"/>
  </w:num>
  <w:num w:numId="30" w16cid:durableId="78872031">
    <w:abstractNumId w:val="34"/>
  </w:num>
  <w:num w:numId="31" w16cid:durableId="1647667689">
    <w:abstractNumId w:val="12"/>
  </w:num>
  <w:num w:numId="32" w16cid:durableId="1192916026">
    <w:abstractNumId w:val="24"/>
  </w:num>
  <w:num w:numId="33" w16cid:durableId="83957557">
    <w:abstractNumId w:val="1"/>
  </w:num>
  <w:num w:numId="34" w16cid:durableId="1424301356">
    <w:abstractNumId w:val="14"/>
  </w:num>
  <w:num w:numId="35" w16cid:durableId="1794249763">
    <w:abstractNumId w:val="29"/>
  </w:num>
  <w:num w:numId="36" w16cid:durableId="1479690824">
    <w:abstractNumId w:val="11"/>
  </w:num>
  <w:num w:numId="37" w16cid:durableId="132020720">
    <w:abstractNumId w:val="31"/>
  </w:num>
  <w:num w:numId="38" w16cid:durableId="702094796">
    <w:abstractNumId w:val="41"/>
  </w:num>
  <w:num w:numId="39" w16cid:durableId="716054816">
    <w:abstractNumId w:val="42"/>
  </w:num>
  <w:num w:numId="40" w16cid:durableId="849753341">
    <w:abstractNumId w:val="22"/>
  </w:num>
  <w:num w:numId="41" w16cid:durableId="769089495">
    <w:abstractNumId w:val="23"/>
  </w:num>
  <w:num w:numId="42" w16cid:durableId="776752049">
    <w:abstractNumId w:val="23"/>
  </w:num>
  <w:num w:numId="43" w16cid:durableId="68816749">
    <w:abstractNumId w:val="23"/>
  </w:num>
  <w:num w:numId="44" w16cid:durableId="1526093173">
    <w:abstractNumId w:val="6"/>
  </w:num>
  <w:num w:numId="45" w16cid:durableId="159909498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FDE"/>
    <w:rsid w:val="00036973"/>
    <w:rsid w:val="00040BA7"/>
    <w:rsid w:val="000451AC"/>
    <w:rsid w:val="0006643E"/>
    <w:rsid w:val="0007487F"/>
    <w:rsid w:val="000A5EC2"/>
    <w:rsid w:val="000C2D9B"/>
    <w:rsid w:val="000C4982"/>
    <w:rsid w:val="000C7562"/>
    <w:rsid w:val="000D5915"/>
    <w:rsid w:val="000F0D24"/>
    <w:rsid w:val="000F1EBB"/>
    <w:rsid w:val="000F2905"/>
    <w:rsid w:val="001043B4"/>
    <w:rsid w:val="00104815"/>
    <w:rsid w:val="001107C3"/>
    <w:rsid w:val="001110E3"/>
    <w:rsid w:val="0011421C"/>
    <w:rsid w:val="0013057F"/>
    <w:rsid w:val="00144AE0"/>
    <w:rsid w:val="00154228"/>
    <w:rsid w:val="00174542"/>
    <w:rsid w:val="001763CC"/>
    <w:rsid w:val="00180258"/>
    <w:rsid w:val="00181A5A"/>
    <w:rsid w:val="0018202A"/>
    <w:rsid w:val="0018373B"/>
    <w:rsid w:val="001952BC"/>
    <w:rsid w:val="001970B6"/>
    <w:rsid w:val="001A7BE2"/>
    <w:rsid w:val="001B5128"/>
    <w:rsid w:val="001B593C"/>
    <w:rsid w:val="001C00DC"/>
    <w:rsid w:val="001D5A5F"/>
    <w:rsid w:val="001E1780"/>
    <w:rsid w:val="001E32EF"/>
    <w:rsid w:val="001E7354"/>
    <w:rsid w:val="001F3F39"/>
    <w:rsid w:val="00205CDA"/>
    <w:rsid w:val="002134D8"/>
    <w:rsid w:val="002270CA"/>
    <w:rsid w:val="002319E0"/>
    <w:rsid w:val="0023769F"/>
    <w:rsid w:val="00253228"/>
    <w:rsid w:val="00272D63"/>
    <w:rsid w:val="00274E96"/>
    <w:rsid w:val="00280FD5"/>
    <w:rsid w:val="002816E5"/>
    <w:rsid w:val="0028398D"/>
    <w:rsid w:val="002839B5"/>
    <w:rsid w:val="00287FE1"/>
    <w:rsid w:val="00290C32"/>
    <w:rsid w:val="002934DB"/>
    <w:rsid w:val="002971B3"/>
    <w:rsid w:val="002B2C1D"/>
    <w:rsid w:val="002C5FA6"/>
    <w:rsid w:val="002D37BC"/>
    <w:rsid w:val="002D58AE"/>
    <w:rsid w:val="002E3227"/>
    <w:rsid w:val="002F5E16"/>
    <w:rsid w:val="00311B8A"/>
    <w:rsid w:val="00313B53"/>
    <w:rsid w:val="00334308"/>
    <w:rsid w:val="003412D4"/>
    <w:rsid w:val="00344AB4"/>
    <w:rsid w:val="00352067"/>
    <w:rsid w:val="003859DA"/>
    <w:rsid w:val="00397735"/>
    <w:rsid w:val="003A56FE"/>
    <w:rsid w:val="003B6CE9"/>
    <w:rsid w:val="003C10F1"/>
    <w:rsid w:val="003C2CF2"/>
    <w:rsid w:val="003C3813"/>
    <w:rsid w:val="003E3109"/>
    <w:rsid w:val="003F57CF"/>
    <w:rsid w:val="003F5A08"/>
    <w:rsid w:val="003F5EAD"/>
    <w:rsid w:val="004071CE"/>
    <w:rsid w:val="00414E31"/>
    <w:rsid w:val="004602A6"/>
    <w:rsid w:val="00460700"/>
    <w:rsid w:val="0047050C"/>
    <w:rsid w:val="00481639"/>
    <w:rsid w:val="0049445B"/>
    <w:rsid w:val="00494952"/>
    <w:rsid w:val="00497989"/>
    <w:rsid w:val="004A6957"/>
    <w:rsid w:val="004D6651"/>
    <w:rsid w:val="004F159C"/>
    <w:rsid w:val="004F4806"/>
    <w:rsid w:val="00503891"/>
    <w:rsid w:val="00515B79"/>
    <w:rsid w:val="0052026E"/>
    <w:rsid w:val="00545E9A"/>
    <w:rsid w:val="00570153"/>
    <w:rsid w:val="0057174B"/>
    <w:rsid w:val="00592FC7"/>
    <w:rsid w:val="005B093B"/>
    <w:rsid w:val="005B613C"/>
    <w:rsid w:val="005B72FD"/>
    <w:rsid w:val="005C2C36"/>
    <w:rsid w:val="005E5D8A"/>
    <w:rsid w:val="005E7447"/>
    <w:rsid w:val="00600735"/>
    <w:rsid w:val="006223D7"/>
    <w:rsid w:val="00634487"/>
    <w:rsid w:val="0064371F"/>
    <w:rsid w:val="00645F6F"/>
    <w:rsid w:val="00650F1A"/>
    <w:rsid w:val="00657D0E"/>
    <w:rsid w:val="006732A6"/>
    <w:rsid w:val="006762B6"/>
    <w:rsid w:val="00684CA1"/>
    <w:rsid w:val="006E2445"/>
    <w:rsid w:val="006E4BC7"/>
    <w:rsid w:val="006F48CE"/>
    <w:rsid w:val="006F609A"/>
    <w:rsid w:val="00707F54"/>
    <w:rsid w:val="0072230C"/>
    <w:rsid w:val="00727309"/>
    <w:rsid w:val="007317AE"/>
    <w:rsid w:val="00741B59"/>
    <w:rsid w:val="00751391"/>
    <w:rsid w:val="00756C49"/>
    <w:rsid w:val="00770BBE"/>
    <w:rsid w:val="0077507C"/>
    <w:rsid w:val="00776DFC"/>
    <w:rsid w:val="007840A1"/>
    <w:rsid w:val="007921D2"/>
    <w:rsid w:val="00794426"/>
    <w:rsid w:val="007B2B64"/>
    <w:rsid w:val="007C4858"/>
    <w:rsid w:val="007D3ADD"/>
    <w:rsid w:val="007E5ECB"/>
    <w:rsid w:val="007F2167"/>
    <w:rsid w:val="007F5BF4"/>
    <w:rsid w:val="00800D96"/>
    <w:rsid w:val="008064F3"/>
    <w:rsid w:val="0080733A"/>
    <w:rsid w:val="00822678"/>
    <w:rsid w:val="00842ACB"/>
    <w:rsid w:val="00855D28"/>
    <w:rsid w:val="008615B5"/>
    <w:rsid w:val="00886058"/>
    <w:rsid w:val="008967C1"/>
    <w:rsid w:val="00896E4C"/>
    <w:rsid w:val="008A240B"/>
    <w:rsid w:val="008B16C4"/>
    <w:rsid w:val="008B7D06"/>
    <w:rsid w:val="008C6FDE"/>
    <w:rsid w:val="008C7DC9"/>
    <w:rsid w:val="008D149A"/>
    <w:rsid w:val="008D47C3"/>
    <w:rsid w:val="008E0745"/>
    <w:rsid w:val="008E0821"/>
    <w:rsid w:val="008E1DCB"/>
    <w:rsid w:val="008E6C48"/>
    <w:rsid w:val="008F1E86"/>
    <w:rsid w:val="008F6C9D"/>
    <w:rsid w:val="008F7A05"/>
    <w:rsid w:val="00940435"/>
    <w:rsid w:val="009426EE"/>
    <w:rsid w:val="00961A77"/>
    <w:rsid w:val="009645C3"/>
    <w:rsid w:val="00964D70"/>
    <w:rsid w:val="0097286A"/>
    <w:rsid w:val="009738E7"/>
    <w:rsid w:val="00984A62"/>
    <w:rsid w:val="00984C4B"/>
    <w:rsid w:val="0098603F"/>
    <w:rsid w:val="009A1576"/>
    <w:rsid w:val="009A489D"/>
    <w:rsid w:val="009A62CB"/>
    <w:rsid w:val="009B3D88"/>
    <w:rsid w:val="009C52BB"/>
    <w:rsid w:val="009D0AFF"/>
    <w:rsid w:val="009D7FEC"/>
    <w:rsid w:val="009E0513"/>
    <w:rsid w:val="00A04407"/>
    <w:rsid w:val="00A074A0"/>
    <w:rsid w:val="00A20CED"/>
    <w:rsid w:val="00A259C5"/>
    <w:rsid w:val="00A46775"/>
    <w:rsid w:val="00A57892"/>
    <w:rsid w:val="00A62D82"/>
    <w:rsid w:val="00A63D0E"/>
    <w:rsid w:val="00A66104"/>
    <w:rsid w:val="00A70D1C"/>
    <w:rsid w:val="00A72E4F"/>
    <w:rsid w:val="00A73A2A"/>
    <w:rsid w:val="00A85C98"/>
    <w:rsid w:val="00AB09A7"/>
    <w:rsid w:val="00AB26C6"/>
    <w:rsid w:val="00AB4C03"/>
    <w:rsid w:val="00AD7179"/>
    <w:rsid w:val="00AE46A4"/>
    <w:rsid w:val="00B01926"/>
    <w:rsid w:val="00B147FF"/>
    <w:rsid w:val="00B21613"/>
    <w:rsid w:val="00B300E4"/>
    <w:rsid w:val="00B60E8C"/>
    <w:rsid w:val="00B67C07"/>
    <w:rsid w:val="00B71D9D"/>
    <w:rsid w:val="00B876C0"/>
    <w:rsid w:val="00B97A2B"/>
    <w:rsid w:val="00BB66BD"/>
    <w:rsid w:val="00BD40B1"/>
    <w:rsid w:val="00BD5383"/>
    <w:rsid w:val="00BE0A10"/>
    <w:rsid w:val="00C05279"/>
    <w:rsid w:val="00C20200"/>
    <w:rsid w:val="00C3058A"/>
    <w:rsid w:val="00C30FA5"/>
    <w:rsid w:val="00C31691"/>
    <w:rsid w:val="00C32E67"/>
    <w:rsid w:val="00C46F03"/>
    <w:rsid w:val="00C505E2"/>
    <w:rsid w:val="00C52135"/>
    <w:rsid w:val="00C61EC5"/>
    <w:rsid w:val="00C6251C"/>
    <w:rsid w:val="00C62BEB"/>
    <w:rsid w:val="00C64E4E"/>
    <w:rsid w:val="00C71965"/>
    <w:rsid w:val="00C72509"/>
    <w:rsid w:val="00C73E63"/>
    <w:rsid w:val="00C76E4C"/>
    <w:rsid w:val="00C82B78"/>
    <w:rsid w:val="00C91847"/>
    <w:rsid w:val="00CB683B"/>
    <w:rsid w:val="00CB6CD5"/>
    <w:rsid w:val="00CC0CFA"/>
    <w:rsid w:val="00CC2876"/>
    <w:rsid w:val="00CD23AA"/>
    <w:rsid w:val="00CE7BA4"/>
    <w:rsid w:val="00CF1B66"/>
    <w:rsid w:val="00CF7966"/>
    <w:rsid w:val="00D00548"/>
    <w:rsid w:val="00D2136D"/>
    <w:rsid w:val="00D342D0"/>
    <w:rsid w:val="00D408DF"/>
    <w:rsid w:val="00D418C1"/>
    <w:rsid w:val="00D43E2C"/>
    <w:rsid w:val="00D45041"/>
    <w:rsid w:val="00D61061"/>
    <w:rsid w:val="00D63581"/>
    <w:rsid w:val="00D67B91"/>
    <w:rsid w:val="00D92D7F"/>
    <w:rsid w:val="00DA06FD"/>
    <w:rsid w:val="00DA10F4"/>
    <w:rsid w:val="00DA1A85"/>
    <w:rsid w:val="00DA28CB"/>
    <w:rsid w:val="00DA2D78"/>
    <w:rsid w:val="00DB0580"/>
    <w:rsid w:val="00DC36DA"/>
    <w:rsid w:val="00DD4BD0"/>
    <w:rsid w:val="00DD7CE7"/>
    <w:rsid w:val="00DF2A70"/>
    <w:rsid w:val="00E03C4E"/>
    <w:rsid w:val="00E2374B"/>
    <w:rsid w:val="00E37A0F"/>
    <w:rsid w:val="00E657F5"/>
    <w:rsid w:val="00E87E0A"/>
    <w:rsid w:val="00E924B7"/>
    <w:rsid w:val="00EB4D9D"/>
    <w:rsid w:val="00EC4C57"/>
    <w:rsid w:val="00ED1CA0"/>
    <w:rsid w:val="00ED4303"/>
    <w:rsid w:val="00ED6882"/>
    <w:rsid w:val="00EE4991"/>
    <w:rsid w:val="00EF41F8"/>
    <w:rsid w:val="00EF5B16"/>
    <w:rsid w:val="00F02BA2"/>
    <w:rsid w:val="00F07E15"/>
    <w:rsid w:val="00F32B6D"/>
    <w:rsid w:val="00F36331"/>
    <w:rsid w:val="00F3662D"/>
    <w:rsid w:val="00F37DBB"/>
    <w:rsid w:val="00F42A49"/>
    <w:rsid w:val="00F45151"/>
    <w:rsid w:val="00F56521"/>
    <w:rsid w:val="00F8121A"/>
    <w:rsid w:val="00F86358"/>
    <w:rsid w:val="00F866EE"/>
    <w:rsid w:val="00F9443C"/>
    <w:rsid w:val="00FC0AD4"/>
    <w:rsid w:val="00FC48EF"/>
    <w:rsid w:val="00FE03F8"/>
    <w:rsid w:val="00FE7D19"/>
    <w:rsid w:val="00FF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70D07954"/>
  <w14:defaultImageDpi w14:val="330"/>
  <w15:docId w15:val="{C18D39E8-2C88-41CC-AC7C-D3B231DED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pBdr>
        <w:top w:val="nil"/>
        <w:left w:val="nil"/>
        <w:bottom w:val="nil"/>
        <w:right w:val="nil"/>
        <w:between w:val="nil"/>
        <w:bar w:val="nil"/>
      </w:pBdr>
      <w:pPrChange w:id="0" w:author="Microsoft Word" w:date="2023-12-06T16:30:00Z">
        <w:pPr/>
      </w:pPrChange>
    </w:pPr>
    <w:rPr>
      <w:rFonts w:ascii="Times New Roman" w:eastAsia="Arial Unicode MS" w:hAnsi="Times New Roman" w:cs="Times New Roman"/>
      <w:bdr w:val="nil"/>
      <w:rPrChange w:id="0" w:author="Microsoft Word" w:date="2023-12-06T16:30:00Z">
        <w:rPr>
          <w:rFonts w:ascii="MyriadPro-Regular" w:eastAsiaTheme="minorEastAsia" w:hAnsi="MyriadPro-Regular" w:cstheme="minorBidi"/>
          <w:color w:val="000000"/>
          <w:spacing w:val="4"/>
          <w:kern w:val="22"/>
          <w:sz w:val="22"/>
          <w:lang w:val="en-US" w:eastAsia="ja-JP" w:bidi="ar-SA"/>
        </w:rPr>
      </w:rPrChange>
    </w:rPr>
  </w:style>
  <w:style w:type="paragraph" w:styleId="Heading1">
    <w:name w:val="heading 1"/>
    <w:basedOn w:val="Normal"/>
    <w:next w:val="Normal"/>
    <w:link w:val="Heading1Char"/>
    <w:uiPriority w:val="9"/>
    <w:qFormat/>
    <w:rsid w:val="003A56FE"/>
    <w:pPr>
      <w:spacing w:after="300"/>
      <w:contextualSpacing/>
      <w:outlineLvl w:val="0"/>
    </w:pPr>
    <w:rPr>
      <w:rFonts w:ascii="Arial" w:eastAsia="MS Gothic" w:hAnsi="Arial"/>
      <w:kern w:val="2"/>
      <w:sz w:val="56"/>
      <w:szCs w:val="56"/>
      <w:lang w:val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6FE"/>
    <w:pPr>
      <w:widowControl w:val="0"/>
      <w:autoSpaceDE w:val="0"/>
      <w:autoSpaceDN w:val="0"/>
      <w:adjustRightInd w:val="0"/>
      <w:outlineLvl w:val="1"/>
    </w:pPr>
    <w:rPr>
      <w:rFonts w:ascii="Arial" w:eastAsia="MS Mincho" w:hAnsi="Arial" w:cs="Arial"/>
      <w:b/>
      <w:sz w:val="38"/>
      <w:szCs w:val="38"/>
      <w:lang w:val="en-C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6FE"/>
    <w:pPr>
      <w:outlineLvl w:val="2"/>
    </w:pPr>
    <w:rPr>
      <w:rFonts w:ascii="Arial" w:eastAsia="Times New Roman" w:hAnsi="Arial" w:cs="Arial"/>
      <w:sz w:val="32"/>
      <w:szCs w:val="32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FD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FDE"/>
    <w:rPr>
      <w:rFonts w:ascii="Lucida Grande" w:hAnsi="Lucida Grande"/>
      <w:sz w:val="18"/>
      <w:szCs w:val="18"/>
    </w:rPr>
  </w:style>
  <w:style w:type="character" w:styleId="Hyperlink">
    <w:name w:val="Hyperlink"/>
    <w:rPr>
      <w:u w:val="single"/>
      <w:rPrChange w:id="1" w:author="Microsoft Word" w:date="2023-12-06T16:30:00Z">
        <w:rPr>
          <w:color w:val="0000FF" w:themeColor="hyperlink"/>
          <w:u w:val="single"/>
        </w:rPr>
      </w:rPrChange>
    </w:rPr>
  </w:style>
  <w:style w:type="paragraph" w:styleId="ListParagraph">
    <w:name w:val="List Paragraph"/>
    <w:basedOn w:val="Normal"/>
    <w:uiPriority w:val="34"/>
    <w:qFormat/>
    <w:rsid w:val="008C6FDE"/>
    <w:pPr>
      <w:spacing w:after="200" w:line="276" w:lineRule="auto"/>
      <w:ind w:left="720"/>
      <w:contextualSpacing/>
    </w:pPr>
    <w:rPr>
      <w:rFonts w:asciiTheme="minorHAnsi" w:eastAsiaTheme="minorHAnsi" w:hAnsiTheme="minorHAnsi"/>
      <w:szCs w:val="22"/>
      <w:lang w:val="fr-CA"/>
    </w:rPr>
  </w:style>
  <w:style w:type="character" w:styleId="CommentReference">
    <w:name w:val="annotation reference"/>
    <w:basedOn w:val="DefaultParagraphFont"/>
    <w:uiPriority w:val="99"/>
    <w:semiHidden/>
    <w:unhideWhenUsed/>
    <w:rsid w:val="008C6F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6FDE"/>
    <w:pPr>
      <w:spacing w:after="200"/>
    </w:pPr>
    <w:rPr>
      <w:rFonts w:asciiTheme="minorHAnsi" w:eastAsiaTheme="minorHAnsi" w:hAnsiTheme="minorHAnsi"/>
      <w:sz w:val="20"/>
      <w:lang w:val="fr-C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6FDE"/>
    <w:rPr>
      <w:rFonts w:eastAsiaTheme="minorHAnsi"/>
      <w:sz w:val="20"/>
      <w:szCs w:val="20"/>
      <w:lang w:val="fr-CA"/>
    </w:rPr>
  </w:style>
  <w:style w:type="paragraph" w:styleId="Header">
    <w:name w:val="header"/>
    <w:link w:val="HeaderChar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320"/>
        <w:tab w:val="right" w:pos="8640"/>
      </w:tabs>
      <w:pPrChange w:id="2" w:author="Microsoft Word" w:date="2023-12-06T16:30:00Z">
        <w:pPr>
          <w:pBdr>
            <w:top w:val="nil"/>
            <w:left w:val="nil"/>
            <w:bottom w:val="nil"/>
            <w:right w:val="nil"/>
            <w:between w:val="nil"/>
            <w:bar w:val="nil"/>
          </w:pBdr>
          <w:tabs>
            <w:tab w:val="center" w:pos="4320"/>
            <w:tab w:val="right" w:pos="8640"/>
          </w:tabs>
        </w:pPr>
      </w:pPrChange>
    </w:pPr>
    <w:rPr>
      <w:rFonts w:ascii="Cambria" w:eastAsia="Cambria" w:hAnsi="Cambria" w:cs="Cambria"/>
      <w:color w:val="000000"/>
      <w:u w:color="000000"/>
      <w:bdr w:val="nil"/>
      <w:rPrChange w:id="2" w:author="Microsoft Word" w:date="2023-12-06T16:30:00Z">
        <w:rPr>
          <w:rFonts w:asciiTheme="minorHAnsi" w:eastAsia="Arial Unicode MS" w:hAnsiTheme="minorHAnsi"/>
          <w:sz w:val="24"/>
          <w:szCs w:val="24"/>
          <w:bdr w:val="nil"/>
          <w:lang w:val="en-US" w:eastAsia="en-US" w:bidi="ar-SA"/>
        </w:rPr>
      </w:rPrChange>
    </w:rPr>
  </w:style>
  <w:style w:type="character" w:customStyle="1" w:styleId="HeaderChar">
    <w:name w:val="Header Char"/>
    <w:basedOn w:val="DefaultParagraphFont"/>
    <w:link w:val="Header"/>
    <w:rsid w:val="00497989"/>
    <w:rPr>
      <w:rFonts w:ascii="Cambria" w:eastAsia="Cambria" w:hAnsi="Cambria" w:cs="Cambria"/>
      <w:color w:val="000000"/>
      <w:u w:color="000000"/>
      <w:bdr w:val="nil"/>
    </w:rPr>
  </w:style>
  <w:style w:type="paragraph" w:styleId="Footer">
    <w:name w:val="footer"/>
    <w:link w:val="FooterChar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320"/>
        <w:tab w:val="right" w:pos="8640"/>
      </w:tabs>
      <w:pPrChange w:id="3" w:author="Microsoft Word" w:date="2023-12-06T16:30:00Z">
        <w:pPr>
          <w:pBdr>
            <w:top w:val="nil"/>
            <w:left w:val="nil"/>
            <w:bottom w:val="nil"/>
            <w:right w:val="nil"/>
            <w:between w:val="nil"/>
            <w:bar w:val="nil"/>
          </w:pBdr>
          <w:tabs>
            <w:tab w:val="center" w:pos="4320"/>
            <w:tab w:val="right" w:pos="8640"/>
          </w:tabs>
        </w:pPr>
      </w:pPrChange>
    </w:pPr>
    <w:rPr>
      <w:rFonts w:ascii="Cambria" w:eastAsia="Cambria" w:hAnsi="Cambria" w:cs="Cambria"/>
      <w:color w:val="000000"/>
      <w:u w:color="000000"/>
      <w:bdr w:val="nil"/>
      <w:rPrChange w:id="3" w:author="Microsoft Word" w:date="2023-12-06T16:30:00Z">
        <w:rPr>
          <w:rFonts w:asciiTheme="minorHAnsi" w:eastAsia="Arial Unicode MS" w:hAnsiTheme="minorHAnsi"/>
          <w:sz w:val="24"/>
          <w:szCs w:val="24"/>
          <w:bdr w:val="nil"/>
          <w:lang w:val="en-US" w:eastAsia="en-US" w:bidi="ar-SA"/>
        </w:rPr>
      </w:rPrChange>
    </w:rPr>
  </w:style>
  <w:style w:type="character" w:customStyle="1" w:styleId="FooterChar">
    <w:name w:val="Footer Char"/>
    <w:basedOn w:val="DefaultParagraphFont"/>
    <w:link w:val="Footer"/>
    <w:rsid w:val="00497989"/>
    <w:rPr>
      <w:rFonts w:ascii="Cambria" w:eastAsia="Cambria" w:hAnsi="Cambria" w:cs="Cambria"/>
      <w:color w:val="000000"/>
      <w:u w:color="000000"/>
      <w:bdr w:val="nil"/>
    </w:rPr>
  </w:style>
  <w:style w:type="table" w:styleId="LightShading-Accent1">
    <w:name w:val="Light Shading Accent 1"/>
    <w:basedOn w:val="TableNormal"/>
    <w:uiPriority w:val="60"/>
    <w:rsid w:val="00497989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57174B"/>
  </w:style>
  <w:style w:type="character" w:customStyle="1" w:styleId="Heading1Char">
    <w:name w:val="Heading 1 Char"/>
    <w:basedOn w:val="DefaultParagraphFont"/>
    <w:link w:val="Heading1"/>
    <w:uiPriority w:val="9"/>
    <w:rsid w:val="003A56FE"/>
    <w:rPr>
      <w:rFonts w:ascii="Arial" w:eastAsia="MS Gothic" w:hAnsi="Arial" w:cs="Times New Roman"/>
      <w:kern w:val="2"/>
      <w:sz w:val="56"/>
      <w:szCs w:val="56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3A56FE"/>
    <w:rPr>
      <w:rFonts w:ascii="Arial" w:eastAsia="MS Mincho" w:hAnsi="Arial" w:cs="Arial"/>
      <w:b/>
      <w:sz w:val="38"/>
      <w:szCs w:val="38"/>
      <w:lang w:val="en-CA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A56FE"/>
    <w:rPr>
      <w:rFonts w:ascii="Arial" w:eastAsia="Times New Roman" w:hAnsi="Arial" w:cs="Arial"/>
      <w:color w:val="000000"/>
      <w:sz w:val="32"/>
      <w:szCs w:val="32"/>
      <w:lang w:val="en-CA"/>
    </w:rPr>
  </w:style>
  <w:style w:type="paragraph" w:styleId="NoSpacing">
    <w:name w:val="No Spacing"/>
    <w:aliases w:val="Body text / Bullets,Body text / bullets"/>
    <w:basedOn w:val="Normal"/>
    <w:uiPriority w:val="1"/>
    <w:qFormat/>
    <w:rsid w:val="003A56FE"/>
    <w:rPr>
      <w:rFonts w:ascii="Arial" w:eastAsia="Times New Roman" w:hAnsi="Arial" w:cs="Arial"/>
      <w:szCs w:val="22"/>
      <w:lang w:val="en-CA"/>
    </w:rPr>
  </w:style>
  <w:style w:type="paragraph" w:styleId="NormalWeb">
    <w:name w:val="Normal (Web)"/>
    <w:basedOn w:val="Normal"/>
    <w:uiPriority w:val="99"/>
    <w:semiHidden/>
    <w:unhideWhenUsed/>
    <w:rsid w:val="003A56FE"/>
    <w:pPr>
      <w:spacing w:before="100" w:beforeAutospacing="1" w:after="100" w:afterAutospacing="1"/>
    </w:pPr>
    <w:rPr>
      <w:rFonts w:ascii="Times" w:hAnsi="Times"/>
      <w:sz w:val="20"/>
    </w:rPr>
  </w:style>
  <w:style w:type="paragraph" w:customStyle="1" w:styleId="Default">
    <w:name w:val="Default"/>
    <w:rsid w:val="008D149A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en-CA" w:eastAsia="fr-CA"/>
    </w:rPr>
  </w:style>
  <w:style w:type="character" w:styleId="Emphasis">
    <w:name w:val="Emphasis"/>
    <w:basedOn w:val="DefaultParagraphFont"/>
    <w:uiPriority w:val="20"/>
    <w:qFormat/>
    <w:rsid w:val="00770BBE"/>
    <w:rPr>
      <w:i/>
      <w:iCs/>
    </w:rPr>
  </w:style>
  <w:style w:type="paragraph" w:styleId="BodyText">
    <w:name w:val="Body Text"/>
    <w:link w:val="BodyTextChar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360" w:lineRule="auto"/>
      <w:pPrChange w:id="4" w:author="Microsoft Word" w:date="2023-12-06T16:30:00Z">
        <w:pPr>
          <w:numPr>
            <w:numId w:val="41"/>
          </w:numPr>
          <w:pBdr>
            <w:top w:val="nil"/>
            <w:left w:val="nil"/>
            <w:bottom w:val="nil"/>
            <w:right w:val="nil"/>
            <w:between w:val="nil"/>
            <w:bar w:val="nil"/>
          </w:pBdr>
          <w:spacing w:before="120" w:after="120" w:line="360" w:lineRule="auto"/>
          <w:ind w:left="720" w:right="-965" w:hanging="360"/>
        </w:pPr>
      </w:pPrChange>
    </w:pPr>
    <w:rPr>
      <w:rFonts w:ascii="Arial" w:eastAsia="Arial Unicode MS" w:hAnsi="Arial" w:cs="Arial Unicode MS"/>
      <w:b/>
      <w:bCs/>
      <w:color w:val="FF0000"/>
      <w:sz w:val="28"/>
      <w:szCs w:val="28"/>
      <w:u w:color="FF0000"/>
      <w:bdr w:val="nil"/>
      <w:lang w:val="fr-FR"/>
      <w:rPrChange w:id="4" w:author="Microsoft Word" w:date="2023-12-06T16:30:00Z">
        <w:rPr>
          <w:rFonts w:ascii="Arial" w:hAnsi="Arial" w:cs="Arial"/>
          <w:b/>
          <w:color w:val="FF0000"/>
          <w:sz w:val="28"/>
          <w:szCs w:val="28"/>
          <w:bdr w:val="nil"/>
          <w:lang w:val="fr-CA" w:eastAsia="en-US" w:bidi="ar-SA"/>
        </w:rPr>
      </w:rPrChange>
    </w:rPr>
  </w:style>
  <w:style w:type="character" w:customStyle="1" w:styleId="BodyTextChar">
    <w:name w:val="Body Text Char"/>
    <w:basedOn w:val="DefaultParagraphFont"/>
    <w:link w:val="BodyText"/>
    <w:rsid w:val="00984A62"/>
    <w:rPr>
      <w:rFonts w:ascii="Arial" w:eastAsia="Arial Unicode MS" w:hAnsi="Arial" w:cs="Arial Unicode MS"/>
      <w:b/>
      <w:bCs/>
      <w:color w:val="FF0000"/>
      <w:sz w:val="28"/>
      <w:szCs w:val="28"/>
      <w:u w:color="FF0000"/>
      <w:bdr w:val="nil"/>
      <w:lang w:val="fr-FR"/>
    </w:rPr>
  </w:style>
  <w:style w:type="character" w:styleId="Strong">
    <w:name w:val="Strong"/>
    <w:basedOn w:val="DefaultParagraphFont"/>
    <w:uiPriority w:val="22"/>
    <w:qFormat/>
    <w:rsid w:val="00984A62"/>
    <w:rPr>
      <w:b/>
      <w:bCs/>
    </w:rPr>
  </w:style>
  <w:style w:type="paragraph" w:styleId="TOCHeading">
    <w:name w:val="TOC Heading"/>
    <w:next w:val="Body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 w:line="259" w:lineRule="auto"/>
      <w:pPrChange w:id="5" w:author="Microsoft Word" w:date="2023-12-06T16:30:00Z">
        <w:pPr>
          <w:keepNext/>
          <w:keepLines/>
          <w:pBdr>
            <w:top w:val="nil"/>
            <w:left w:val="nil"/>
            <w:bottom w:val="nil"/>
            <w:right w:val="nil"/>
            <w:between w:val="nil"/>
            <w:bar w:val="nil"/>
          </w:pBdr>
          <w:spacing w:before="240" w:line="259" w:lineRule="auto"/>
        </w:pPr>
      </w:pPrChange>
    </w:pPr>
    <w:rPr>
      <w:rFonts w:ascii="Calibri" w:eastAsia="Calibri" w:hAnsi="Calibri" w:cs="Calibri"/>
      <w:color w:val="365F91"/>
      <w:sz w:val="32"/>
      <w:szCs w:val="32"/>
      <w:u w:color="365F91"/>
      <w:bdr w:val="nil"/>
      <w:rPrChange w:id="5" w:author="Microsoft Word" w:date="2023-12-06T16:30:00Z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bdr w:val="nil"/>
          <w:lang w:val="en-US" w:eastAsia="en-US" w:bidi="ar-SA"/>
        </w:rPr>
      </w:rPrChange>
    </w:rPr>
  </w:style>
  <w:style w:type="paragraph" w:styleId="TOC1">
    <w:name w:val="toc 1"/>
    <w:pPr>
      <w:pBdr>
        <w:top w:val="nil"/>
        <w:left w:val="nil"/>
        <w:bottom w:val="nil"/>
        <w:right w:val="nil"/>
        <w:between w:val="nil"/>
        <w:bar w:val="nil"/>
      </w:pBdr>
      <w:tabs>
        <w:tab w:val="right" w:leader="dot" w:pos="8664"/>
      </w:tabs>
      <w:spacing w:after="100" w:line="480" w:lineRule="auto"/>
      <w:pPrChange w:id="6" w:author="Microsoft Word" w:date="2023-12-06T16:30:00Z">
        <w:pPr>
          <w:pBdr>
            <w:top w:val="nil"/>
            <w:left w:val="nil"/>
            <w:bottom w:val="nil"/>
            <w:right w:val="nil"/>
            <w:between w:val="nil"/>
            <w:bar w:val="nil"/>
          </w:pBdr>
          <w:tabs>
            <w:tab w:val="right" w:leader="dot" w:pos="8664"/>
          </w:tabs>
          <w:spacing w:after="100" w:line="480" w:lineRule="auto"/>
        </w:pPr>
      </w:pPrChange>
    </w:pPr>
    <w:rPr>
      <w:rFonts w:ascii="MyriadPro-Regular" w:eastAsia="MyriadPro-Regular" w:hAnsi="MyriadPro-Regular" w:cs="MyriadPro-Regular"/>
      <w:color w:val="000000"/>
      <w:spacing w:val="3"/>
      <w:kern w:val="22"/>
      <w:sz w:val="22"/>
      <w:szCs w:val="22"/>
      <w:u w:color="000000"/>
      <w:bdr w:val="nil"/>
      <w:rPrChange w:id="6" w:author="Microsoft Word" w:date="2023-12-06T16:30:00Z">
        <w:rPr>
          <w:rFonts w:eastAsia="Arial Unicode MS"/>
          <w:sz w:val="24"/>
          <w:szCs w:val="24"/>
          <w:bdr w:val="nil"/>
          <w:lang w:val="en-US" w:eastAsia="en-US" w:bidi="ar-SA"/>
        </w:rPr>
      </w:rPrChange>
    </w:rPr>
  </w:style>
  <w:style w:type="paragraph" w:customStyle="1" w:styleId="Body">
    <w:name w:val="Body"/>
    <w:pPr>
      <w:pBdr>
        <w:top w:val="nil"/>
        <w:left w:val="nil"/>
        <w:bottom w:val="nil"/>
        <w:right w:val="nil"/>
        <w:between w:val="nil"/>
        <w:bar w:val="nil"/>
      </w:pBdr>
      <w:pPrChange w:id="7" w:author="Microsoft Word" w:date="2023-12-06T16:30:00Z">
        <w:pPr>
          <w:pBdr>
            <w:top w:val="nil"/>
            <w:left w:val="nil"/>
            <w:bottom w:val="nil"/>
            <w:right w:val="nil"/>
            <w:between w:val="nil"/>
            <w:bar w:val="nil"/>
          </w:pBdr>
        </w:pPr>
      </w:pPrChange>
    </w:pPr>
    <w:rPr>
      <w:rFonts w:ascii="MyriadPro-Regular" w:eastAsia="MyriadPro-Regular" w:hAnsi="MyriadPro-Regular" w:cs="MyriadPro-Regular"/>
      <w:color w:val="000000"/>
      <w:spacing w:val="3"/>
      <w:kern w:val="22"/>
      <w:sz w:val="22"/>
      <w:szCs w:val="22"/>
      <w:u w:color="000000"/>
      <w:bdr w:val="nil"/>
      <w:lang w:val="fr-FR"/>
      <w:rPrChange w:id="7" w:author="Microsoft Word" w:date="2023-12-06T16:30:00Z">
        <w:rPr>
          <w:rFonts w:ascii="MyriadPro-Regular" w:eastAsia="MyriadPro-Regular" w:hAnsi="MyriadPro-Regular" w:cs="MyriadPro-Regular"/>
          <w:color w:val="000000"/>
          <w:spacing w:val="3"/>
          <w:kern w:val="22"/>
          <w:sz w:val="22"/>
          <w:szCs w:val="22"/>
          <w:u w:color="000000"/>
          <w:bdr w:val="nil"/>
          <w:lang w:val="fr-FR" w:eastAsia="en-US" w:bidi="ar-SA"/>
        </w:rPr>
      </w:rPrChange>
    </w:rPr>
  </w:style>
  <w:style w:type="paragraph" w:customStyle="1" w:styleId="Heading">
    <w:name w:val="Heading"/>
    <w:next w:val="Body"/>
    <w:pPr>
      <w:pBdr>
        <w:top w:val="nil"/>
        <w:left w:val="nil"/>
        <w:bottom w:val="nil"/>
        <w:right w:val="nil"/>
        <w:between w:val="nil"/>
        <w:bar w:val="nil"/>
      </w:pBdr>
      <w:spacing w:after="300"/>
      <w:outlineLvl w:val="0"/>
      <w:pPrChange w:id="8" w:author="Microsoft Word" w:date="2023-12-06T16:30:00Z">
        <w:pPr>
          <w:pBdr>
            <w:top w:val="nil"/>
            <w:left w:val="nil"/>
            <w:bottom w:val="nil"/>
            <w:right w:val="nil"/>
            <w:between w:val="nil"/>
            <w:bar w:val="nil"/>
          </w:pBdr>
          <w:spacing w:after="300"/>
          <w:outlineLvl w:val="0"/>
        </w:pPr>
      </w:pPrChange>
    </w:pPr>
    <w:rPr>
      <w:rFonts w:ascii="Arial" w:eastAsia="Arial" w:hAnsi="Arial" w:cs="Arial"/>
      <w:color w:val="000000"/>
      <w:kern w:val="2"/>
      <w:sz w:val="56"/>
      <w:szCs w:val="56"/>
      <w:u w:color="000000"/>
      <w:bdr w:val="nil"/>
      <w:rPrChange w:id="8" w:author="Microsoft Word" w:date="2023-12-06T16:30:00Z">
        <w:rPr>
          <w:rFonts w:ascii="Arial" w:eastAsia="Arial" w:hAnsi="Arial" w:cs="Arial"/>
          <w:color w:val="000000"/>
          <w:kern w:val="2"/>
          <w:sz w:val="56"/>
          <w:szCs w:val="56"/>
          <w:u w:color="000000"/>
          <w:bdr w:val="nil"/>
          <w:lang w:val="en-US" w:eastAsia="en-US" w:bidi="ar-SA"/>
        </w:rPr>
      </w:rPrChange>
    </w:rPr>
  </w:style>
  <w:style w:type="numbering" w:customStyle="1" w:styleId="ImportedStyle1">
    <w:name w:val="Imported Style 1"/>
    <w:rsid w:val="008E6C48"/>
    <w:pPr>
      <w:numPr>
        <w:numId w:val="44"/>
      </w:numPr>
    </w:pPr>
  </w:style>
  <w:style w:type="paragraph" w:customStyle="1" w:styleId="HeaderFooter">
    <w:name w:val="Header &amp; Footer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pPrChange w:id="9" w:author="Microsoft Word" w:date="2023-12-06T16:30:00Z">
        <w:pPr>
          <w:pBdr>
            <w:top w:val="nil"/>
            <w:left w:val="nil"/>
            <w:bottom w:val="nil"/>
            <w:right w:val="nil"/>
            <w:between w:val="nil"/>
            <w:bar w:val="nil"/>
          </w:pBdr>
          <w:tabs>
            <w:tab w:val="right" w:pos="9020"/>
          </w:tabs>
        </w:pPr>
      </w:pPrChange>
    </w:pPr>
    <w:rPr>
      <w:rFonts w:ascii="Helvetica Neue" w:eastAsia="Helvetica Neue" w:hAnsi="Helvetica Neue" w:cs="Helvetica Neue"/>
      <w:color w:val="000000"/>
      <w:bdr w:val="nil"/>
      <w:rPrChange w:id="9" w:author="Microsoft Word" w:date="2023-12-06T16:30:00Z">
        <w:rPr>
          <w:rFonts w:ascii="Helvetica Neue" w:eastAsia="Helvetica Neue" w:hAnsi="Helvetica Neue" w:cs="Helvetica Neue"/>
          <w:color w:val="000000"/>
          <w:sz w:val="24"/>
          <w:szCs w:val="24"/>
          <w:bdr w:val="nil"/>
          <w:lang w:val="en-US" w:eastAsia="en-US" w:bidi="ar-SA"/>
        </w:rPr>
      </w:rPrChang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46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6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766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36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8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4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1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6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1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5029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51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82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521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935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1082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84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492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215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569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13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3016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4855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603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2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3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6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3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eader" Target="header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b" anchorCtr="0" upright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0524F-4D81-4DD0-A874-6634E74CE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8</Pages>
  <Words>680</Words>
  <Characters>3879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Jerry</dc:creator>
  <cp:lastModifiedBy>William Mallette</cp:lastModifiedBy>
  <cp:revision>90</cp:revision>
  <cp:lastPrinted>2021-01-06T18:34:00Z</cp:lastPrinted>
  <dcterms:created xsi:type="dcterms:W3CDTF">2021-01-06T18:34:00Z</dcterms:created>
  <dcterms:modified xsi:type="dcterms:W3CDTF">2023-12-06T21:30:00Z</dcterms:modified>
</cp:coreProperties>
</file>